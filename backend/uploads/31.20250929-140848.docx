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E2DBC3" w14:textId="77777777" w:rsidR="00F16705" w:rsidRDefault="00F16705">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14:paraId="2015959E" w14:textId="77777777" w:rsidR="00F16705" w:rsidRDefault="00DB2897">
      <w:pPr>
        <w:pStyle w:val="Title"/>
      </w:pPr>
      <w:r>
        <w:t>Software Requirements Specification</w:t>
      </w:r>
    </w:p>
    <w:p w14:paraId="771996B4" w14:textId="77777777" w:rsidR="00F16705" w:rsidRDefault="00DB2897">
      <w:pPr>
        <w:pStyle w:val="Title"/>
        <w:spacing w:before="0" w:after="400"/>
        <w:rPr>
          <w:sz w:val="40"/>
          <w:szCs w:val="40"/>
        </w:rPr>
      </w:pPr>
      <w:r>
        <w:rPr>
          <w:sz w:val="40"/>
          <w:szCs w:val="40"/>
        </w:rPr>
        <w:t>for</w:t>
      </w:r>
    </w:p>
    <w:p w14:paraId="2BB75C19" w14:textId="77777777" w:rsidR="00F16705" w:rsidRDefault="00DB2897">
      <w:pPr>
        <w:pStyle w:val="Title"/>
      </w:pPr>
      <w:r>
        <w:t>Contract Registry System</w:t>
      </w:r>
    </w:p>
    <w:p w14:paraId="3454E35B" w14:textId="77777777" w:rsidR="00F16705" w:rsidRDefault="00DB2897">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Version 1.0 approved</w:t>
      </w:r>
    </w:p>
    <w:p w14:paraId="37A2DD58" w14:textId="77777777" w:rsidR="00F16705" w:rsidRDefault="00DB2897">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Prepared by Junior R. Gaseb</w:t>
      </w:r>
    </w:p>
    <w:p w14:paraId="7E125726" w14:textId="77777777" w:rsidR="00F16705" w:rsidRDefault="00DB2897">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Namibia Wildlife Resorts</w:t>
      </w:r>
    </w:p>
    <w:p w14:paraId="20A6595F" w14:textId="77777777" w:rsidR="00F16705" w:rsidRDefault="00DB2897">
      <w:pPr>
        <w:pBdr>
          <w:top w:val="nil"/>
          <w:left w:val="nil"/>
          <w:bottom w:val="nil"/>
          <w:right w:val="nil"/>
          <w:between w:val="nil"/>
        </w:pBdr>
        <w:spacing w:before="240" w:after="720"/>
        <w:jc w:val="right"/>
        <w:rPr>
          <w:rFonts w:ascii="Arial" w:eastAsia="Arial" w:hAnsi="Arial" w:cs="Arial"/>
          <w:b/>
          <w:color w:val="000000"/>
          <w:sz w:val="28"/>
          <w:szCs w:val="28"/>
        </w:rPr>
        <w:sectPr w:rsidR="00F16705">
          <w:footerReference w:type="default" r:id="rId8"/>
          <w:pgSz w:w="12240" w:h="15840"/>
          <w:pgMar w:top="1440" w:right="1440" w:bottom="1440" w:left="1440" w:header="720" w:footer="720" w:gutter="0"/>
          <w:pgNumType w:start="1"/>
          <w:cols w:space="720"/>
        </w:sectPr>
      </w:pPr>
      <w:r>
        <w:rPr>
          <w:rFonts w:ascii="Arial" w:eastAsia="Arial" w:hAnsi="Arial" w:cs="Arial"/>
          <w:b/>
          <w:color w:val="000000"/>
          <w:sz w:val="28"/>
          <w:szCs w:val="28"/>
        </w:rPr>
        <w:t xml:space="preserve">22 September 2025 </w:t>
      </w:r>
    </w:p>
    <w:p w14:paraId="28BF6210" w14:textId="77777777" w:rsidR="00F16705" w:rsidRDefault="00DB2897">
      <w:pPr>
        <w:keepNext/>
        <w:keepLines/>
        <w:pBdr>
          <w:top w:val="nil"/>
          <w:left w:val="nil"/>
          <w:bottom w:val="nil"/>
          <w:right w:val="nil"/>
          <w:between w:val="nil"/>
        </w:pBdr>
        <w:spacing w:before="120" w:after="240"/>
        <w:rPr>
          <w:b/>
          <w:color w:val="000000"/>
          <w:sz w:val="36"/>
          <w:szCs w:val="36"/>
        </w:rPr>
      </w:pPr>
      <w:bookmarkStart w:id="0" w:name="_edqxj5s8h7r6" w:colFirst="0" w:colLast="0"/>
      <w:bookmarkEnd w:id="0"/>
      <w:r>
        <w:rPr>
          <w:b/>
          <w:color w:val="000000"/>
          <w:sz w:val="36"/>
          <w:szCs w:val="36"/>
        </w:rPr>
        <w:lastRenderedPageBreak/>
        <w:t>Table of Contents</w:t>
      </w:r>
    </w:p>
    <w:sdt>
      <w:sdtPr>
        <w:id w:val="295788722"/>
        <w:docPartObj>
          <w:docPartGallery w:val="Table of Contents"/>
          <w:docPartUnique/>
        </w:docPartObj>
      </w:sdtPr>
      <w:sdtEndPr/>
      <w:sdtContent>
        <w:p w14:paraId="6CC8227F" w14:textId="1BAD9A01" w:rsidR="00DB2897" w:rsidRPr="005272E7" w:rsidRDefault="00DB2897">
          <w:pPr>
            <w:pStyle w:val="TOC1"/>
            <w:tabs>
              <w:tab w:val="left" w:pos="440"/>
              <w:tab w:val="right" w:pos="9350"/>
            </w:tabs>
            <w:rPr>
              <w:noProof/>
              <w:sz w:val="20"/>
              <w:szCs w:val="20"/>
            </w:rPr>
          </w:pPr>
          <w:r w:rsidRPr="005272E7">
            <w:rPr>
              <w:sz w:val="20"/>
              <w:szCs w:val="20"/>
            </w:rPr>
            <w:fldChar w:fldCharType="begin"/>
          </w:r>
          <w:r w:rsidRPr="005272E7">
            <w:rPr>
              <w:sz w:val="20"/>
              <w:szCs w:val="20"/>
            </w:rPr>
            <w:instrText xml:space="preserve"> TOC \h \u \z \t "Heading 1,1,Heading 2,2,"</w:instrText>
          </w:r>
          <w:r w:rsidRPr="005272E7">
            <w:rPr>
              <w:sz w:val="20"/>
              <w:szCs w:val="20"/>
            </w:rPr>
            <w:fldChar w:fldCharType="separate"/>
          </w:r>
          <w:hyperlink w:anchor="_Toc209599479" w:history="1">
            <w:r w:rsidRPr="005272E7">
              <w:rPr>
                <w:rStyle w:val="Hyperlink"/>
                <w:noProof/>
                <w:sz w:val="20"/>
                <w:szCs w:val="20"/>
              </w:rPr>
              <w:t>1.</w:t>
            </w:r>
            <w:r w:rsidRPr="005272E7">
              <w:rPr>
                <w:noProof/>
                <w:sz w:val="20"/>
                <w:szCs w:val="20"/>
              </w:rPr>
              <w:tab/>
            </w:r>
            <w:r w:rsidRPr="005272E7">
              <w:rPr>
                <w:rStyle w:val="Hyperlink"/>
                <w:noProof/>
                <w:sz w:val="20"/>
                <w:szCs w:val="20"/>
              </w:rPr>
              <w:t>Introduction</w:t>
            </w:r>
            <w:r w:rsidRPr="005272E7">
              <w:rPr>
                <w:noProof/>
                <w:webHidden/>
                <w:sz w:val="20"/>
                <w:szCs w:val="20"/>
              </w:rPr>
              <w:tab/>
            </w:r>
            <w:r w:rsidRPr="005272E7">
              <w:rPr>
                <w:noProof/>
                <w:webHidden/>
                <w:sz w:val="20"/>
                <w:szCs w:val="20"/>
              </w:rPr>
              <w:fldChar w:fldCharType="begin"/>
            </w:r>
            <w:r w:rsidRPr="005272E7">
              <w:rPr>
                <w:noProof/>
                <w:webHidden/>
                <w:sz w:val="20"/>
                <w:szCs w:val="20"/>
              </w:rPr>
              <w:instrText xml:space="preserve"> PAGEREF _Toc209599479 \h </w:instrText>
            </w:r>
            <w:r w:rsidRPr="005272E7">
              <w:rPr>
                <w:noProof/>
                <w:webHidden/>
                <w:sz w:val="20"/>
                <w:szCs w:val="20"/>
              </w:rPr>
            </w:r>
            <w:r w:rsidRPr="005272E7">
              <w:rPr>
                <w:noProof/>
                <w:webHidden/>
                <w:sz w:val="20"/>
                <w:szCs w:val="20"/>
              </w:rPr>
              <w:fldChar w:fldCharType="separate"/>
            </w:r>
            <w:r w:rsidRPr="005272E7">
              <w:rPr>
                <w:noProof/>
                <w:webHidden/>
                <w:sz w:val="20"/>
                <w:szCs w:val="20"/>
              </w:rPr>
              <w:t>1</w:t>
            </w:r>
            <w:r w:rsidRPr="005272E7">
              <w:rPr>
                <w:noProof/>
                <w:webHidden/>
                <w:sz w:val="20"/>
                <w:szCs w:val="20"/>
              </w:rPr>
              <w:fldChar w:fldCharType="end"/>
            </w:r>
          </w:hyperlink>
        </w:p>
        <w:p w14:paraId="54E04CD5" w14:textId="108EC9F3" w:rsidR="00DB2897" w:rsidRPr="005272E7" w:rsidRDefault="00264F59">
          <w:pPr>
            <w:pStyle w:val="TOC2"/>
            <w:tabs>
              <w:tab w:val="left" w:pos="880"/>
              <w:tab w:val="right" w:pos="9350"/>
            </w:tabs>
            <w:rPr>
              <w:noProof/>
              <w:sz w:val="20"/>
              <w:szCs w:val="20"/>
            </w:rPr>
          </w:pPr>
          <w:hyperlink w:anchor="_Toc209599480" w:history="1">
            <w:r w:rsidR="00DB2897" w:rsidRPr="005272E7">
              <w:rPr>
                <w:rStyle w:val="Hyperlink"/>
                <w:noProof/>
                <w:sz w:val="20"/>
                <w:szCs w:val="20"/>
              </w:rPr>
              <w:t>1.1</w:t>
            </w:r>
            <w:r w:rsidR="00DB2897" w:rsidRPr="005272E7">
              <w:rPr>
                <w:noProof/>
                <w:sz w:val="20"/>
                <w:szCs w:val="20"/>
              </w:rPr>
              <w:tab/>
            </w:r>
            <w:r w:rsidR="00DB2897" w:rsidRPr="005272E7">
              <w:rPr>
                <w:rStyle w:val="Hyperlink"/>
                <w:noProof/>
                <w:sz w:val="20"/>
                <w:szCs w:val="20"/>
              </w:rPr>
              <w:t>Purpose</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_Toc209599480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w:t>
            </w:r>
            <w:r w:rsidR="00DB2897" w:rsidRPr="005272E7">
              <w:rPr>
                <w:noProof/>
                <w:webHidden/>
                <w:sz w:val="20"/>
                <w:szCs w:val="20"/>
              </w:rPr>
              <w:fldChar w:fldCharType="end"/>
            </w:r>
          </w:hyperlink>
        </w:p>
        <w:p w14:paraId="3BF07A65" w14:textId="35F68A1C" w:rsidR="00DB2897" w:rsidRPr="005272E7" w:rsidRDefault="00264F59">
          <w:pPr>
            <w:pStyle w:val="TOC2"/>
            <w:tabs>
              <w:tab w:val="left" w:pos="880"/>
              <w:tab w:val="right" w:pos="9350"/>
            </w:tabs>
            <w:rPr>
              <w:noProof/>
              <w:sz w:val="20"/>
              <w:szCs w:val="20"/>
            </w:rPr>
          </w:pPr>
          <w:hyperlink w:anchor="_Toc209599481" w:history="1">
            <w:r w:rsidR="00DB2897" w:rsidRPr="005272E7">
              <w:rPr>
                <w:rStyle w:val="Hyperlink"/>
                <w:noProof/>
                <w:sz w:val="20"/>
                <w:szCs w:val="20"/>
              </w:rPr>
              <w:t>1.2</w:t>
            </w:r>
            <w:r w:rsidR="00DB2897" w:rsidRPr="005272E7">
              <w:rPr>
                <w:noProof/>
                <w:sz w:val="20"/>
                <w:szCs w:val="20"/>
              </w:rPr>
              <w:tab/>
            </w:r>
            <w:r w:rsidR="00DB2897" w:rsidRPr="005272E7">
              <w:rPr>
                <w:rStyle w:val="Hyperlink"/>
                <w:noProof/>
                <w:sz w:val="20"/>
                <w:szCs w:val="20"/>
              </w:rPr>
              <w:t>Document Conventions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_Toc209599481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w:t>
            </w:r>
            <w:r w:rsidR="00DB2897" w:rsidRPr="005272E7">
              <w:rPr>
                <w:noProof/>
                <w:webHidden/>
                <w:sz w:val="20"/>
                <w:szCs w:val="20"/>
              </w:rPr>
              <w:fldChar w:fldCharType="end"/>
            </w:r>
          </w:hyperlink>
        </w:p>
        <w:p w14:paraId="13944791" w14:textId="0E75E34B" w:rsidR="00DB2897" w:rsidRPr="005272E7" w:rsidRDefault="00264F59">
          <w:pPr>
            <w:pStyle w:val="TOC2"/>
            <w:tabs>
              <w:tab w:val="left" w:pos="880"/>
              <w:tab w:val="right" w:pos="9350"/>
            </w:tabs>
            <w:rPr>
              <w:noProof/>
              <w:sz w:val="20"/>
              <w:szCs w:val="20"/>
            </w:rPr>
          </w:pPr>
          <w:hyperlink w:anchor="_Toc209599482" w:history="1">
            <w:r w:rsidR="00DB2897" w:rsidRPr="005272E7">
              <w:rPr>
                <w:rStyle w:val="Hyperlink"/>
                <w:noProof/>
                <w:sz w:val="20"/>
                <w:szCs w:val="20"/>
              </w:rPr>
              <w:t>1.3</w:t>
            </w:r>
            <w:r w:rsidR="00DB2897" w:rsidRPr="005272E7">
              <w:rPr>
                <w:noProof/>
                <w:sz w:val="20"/>
                <w:szCs w:val="20"/>
              </w:rPr>
              <w:tab/>
            </w:r>
            <w:r w:rsidR="00DB2897" w:rsidRPr="005272E7">
              <w:rPr>
                <w:rStyle w:val="Hyperlink"/>
                <w:noProof/>
                <w:sz w:val="20"/>
                <w:szCs w:val="20"/>
              </w:rPr>
              <w:t>Intended Audience and Reading Suggestions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_Toc209599482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w:t>
            </w:r>
            <w:r w:rsidR="00DB2897" w:rsidRPr="005272E7">
              <w:rPr>
                <w:noProof/>
                <w:webHidden/>
                <w:sz w:val="20"/>
                <w:szCs w:val="20"/>
              </w:rPr>
              <w:fldChar w:fldCharType="end"/>
            </w:r>
          </w:hyperlink>
        </w:p>
        <w:p w14:paraId="3A8A351B" w14:textId="707568BA" w:rsidR="00DB2897" w:rsidRPr="005272E7" w:rsidRDefault="00264F59">
          <w:pPr>
            <w:pStyle w:val="TOC2"/>
            <w:tabs>
              <w:tab w:val="left" w:pos="880"/>
              <w:tab w:val="right" w:pos="9350"/>
            </w:tabs>
            <w:rPr>
              <w:noProof/>
              <w:sz w:val="20"/>
              <w:szCs w:val="20"/>
            </w:rPr>
          </w:pPr>
          <w:hyperlink w:anchor="_Toc209599483" w:history="1">
            <w:r w:rsidR="00DB2897" w:rsidRPr="005272E7">
              <w:rPr>
                <w:rStyle w:val="Hyperlink"/>
                <w:noProof/>
                <w:sz w:val="20"/>
                <w:szCs w:val="20"/>
              </w:rPr>
              <w:t>1.4</w:t>
            </w:r>
            <w:r w:rsidR="00DB2897" w:rsidRPr="005272E7">
              <w:rPr>
                <w:noProof/>
                <w:sz w:val="20"/>
                <w:szCs w:val="20"/>
              </w:rPr>
              <w:tab/>
            </w:r>
            <w:r w:rsidR="00DB2897" w:rsidRPr="005272E7">
              <w:rPr>
                <w:rStyle w:val="Hyperlink"/>
                <w:noProof/>
                <w:sz w:val="20"/>
                <w:szCs w:val="20"/>
              </w:rPr>
              <w:t>Product Scope</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_Toc209599483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w:t>
            </w:r>
            <w:r w:rsidR="00DB2897" w:rsidRPr="005272E7">
              <w:rPr>
                <w:noProof/>
                <w:webHidden/>
                <w:sz w:val="20"/>
                <w:szCs w:val="20"/>
              </w:rPr>
              <w:fldChar w:fldCharType="end"/>
            </w:r>
          </w:hyperlink>
        </w:p>
        <w:p w14:paraId="632425D2" w14:textId="493C970C" w:rsidR="00DB2897" w:rsidRPr="005272E7" w:rsidRDefault="00264F59">
          <w:pPr>
            <w:pStyle w:val="TOC2"/>
            <w:tabs>
              <w:tab w:val="left" w:pos="880"/>
              <w:tab w:val="right" w:pos="9350"/>
            </w:tabs>
            <w:rPr>
              <w:noProof/>
              <w:sz w:val="20"/>
              <w:szCs w:val="20"/>
            </w:rPr>
          </w:pPr>
          <w:hyperlink w:anchor="_Toc209599484" w:history="1">
            <w:r w:rsidR="00DB2897" w:rsidRPr="005272E7">
              <w:rPr>
                <w:rStyle w:val="Hyperlink"/>
                <w:noProof/>
                <w:sz w:val="20"/>
                <w:szCs w:val="20"/>
              </w:rPr>
              <w:t>1.5</w:t>
            </w:r>
            <w:r w:rsidR="00DB2897" w:rsidRPr="005272E7">
              <w:rPr>
                <w:noProof/>
                <w:sz w:val="20"/>
                <w:szCs w:val="20"/>
              </w:rPr>
              <w:tab/>
            </w:r>
            <w:r w:rsidR="00DB2897" w:rsidRPr="005272E7">
              <w:rPr>
                <w:rStyle w:val="Hyperlink"/>
                <w:noProof/>
                <w:sz w:val="20"/>
                <w:szCs w:val="20"/>
              </w:rPr>
              <w:t>References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_Toc209599484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w:t>
            </w:r>
            <w:r w:rsidR="00DB2897" w:rsidRPr="005272E7">
              <w:rPr>
                <w:noProof/>
                <w:webHidden/>
                <w:sz w:val="20"/>
                <w:szCs w:val="20"/>
              </w:rPr>
              <w:fldChar w:fldCharType="end"/>
            </w:r>
          </w:hyperlink>
        </w:p>
        <w:p w14:paraId="7CCBE165" w14:textId="0A3F4DA0" w:rsidR="00DB2897" w:rsidRPr="005272E7" w:rsidRDefault="00264F59">
          <w:pPr>
            <w:pStyle w:val="TOC1"/>
            <w:tabs>
              <w:tab w:val="left" w:pos="440"/>
              <w:tab w:val="right" w:pos="9350"/>
            </w:tabs>
            <w:rPr>
              <w:noProof/>
              <w:sz w:val="20"/>
              <w:szCs w:val="20"/>
            </w:rPr>
          </w:pPr>
          <w:hyperlink w:anchor="_Toc209599485" w:history="1">
            <w:r w:rsidR="00DB2897" w:rsidRPr="005272E7">
              <w:rPr>
                <w:rStyle w:val="Hyperlink"/>
                <w:noProof/>
                <w:sz w:val="20"/>
                <w:szCs w:val="20"/>
              </w:rPr>
              <w:t>2.</w:t>
            </w:r>
            <w:r w:rsidR="00DB2897" w:rsidRPr="005272E7">
              <w:rPr>
                <w:noProof/>
                <w:sz w:val="20"/>
                <w:szCs w:val="20"/>
              </w:rPr>
              <w:tab/>
            </w:r>
            <w:r w:rsidR="00DB2897" w:rsidRPr="005272E7">
              <w:rPr>
                <w:rStyle w:val="Hyperlink"/>
                <w:noProof/>
                <w:sz w:val="20"/>
                <w:szCs w:val="20"/>
              </w:rPr>
              <w:t>Overall Description</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_Toc209599485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2</w:t>
            </w:r>
            <w:r w:rsidR="00DB2897" w:rsidRPr="005272E7">
              <w:rPr>
                <w:noProof/>
                <w:webHidden/>
                <w:sz w:val="20"/>
                <w:szCs w:val="20"/>
              </w:rPr>
              <w:fldChar w:fldCharType="end"/>
            </w:r>
          </w:hyperlink>
        </w:p>
        <w:p w14:paraId="3492E66A" w14:textId="3AE13AD0" w:rsidR="00DB2897" w:rsidRPr="005272E7" w:rsidRDefault="00264F59">
          <w:pPr>
            <w:pStyle w:val="TOC2"/>
            <w:tabs>
              <w:tab w:val="left" w:pos="880"/>
              <w:tab w:val="right" w:pos="9350"/>
            </w:tabs>
            <w:rPr>
              <w:noProof/>
              <w:sz w:val="20"/>
              <w:szCs w:val="20"/>
            </w:rPr>
          </w:pPr>
          <w:hyperlink w:anchor="_Toc209599486" w:history="1">
            <w:r w:rsidR="00DB2897" w:rsidRPr="005272E7">
              <w:rPr>
                <w:rStyle w:val="Hyperlink"/>
                <w:noProof/>
                <w:sz w:val="20"/>
                <w:szCs w:val="20"/>
              </w:rPr>
              <w:t>2.1</w:t>
            </w:r>
            <w:r w:rsidR="00DB2897" w:rsidRPr="005272E7">
              <w:rPr>
                <w:noProof/>
                <w:sz w:val="20"/>
                <w:szCs w:val="20"/>
              </w:rPr>
              <w:tab/>
            </w:r>
            <w:r w:rsidR="00DB2897" w:rsidRPr="005272E7">
              <w:rPr>
                <w:rStyle w:val="Hyperlink"/>
                <w:noProof/>
                <w:sz w:val="20"/>
                <w:szCs w:val="20"/>
              </w:rPr>
              <w:t>Product Perspective</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_Toc209599486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2</w:t>
            </w:r>
            <w:r w:rsidR="00DB2897" w:rsidRPr="005272E7">
              <w:rPr>
                <w:noProof/>
                <w:webHidden/>
                <w:sz w:val="20"/>
                <w:szCs w:val="20"/>
              </w:rPr>
              <w:fldChar w:fldCharType="end"/>
            </w:r>
          </w:hyperlink>
        </w:p>
        <w:p w14:paraId="029E3AC4" w14:textId="58D7048B" w:rsidR="00DB2897" w:rsidRPr="005272E7" w:rsidRDefault="00264F59">
          <w:pPr>
            <w:pStyle w:val="TOC2"/>
            <w:tabs>
              <w:tab w:val="left" w:pos="880"/>
              <w:tab w:val="right" w:pos="9350"/>
            </w:tabs>
            <w:rPr>
              <w:noProof/>
              <w:sz w:val="20"/>
              <w:szCs w:val="20"/>
            </w:rPr>
          </w:pPr>
          <w:hyperlink w:anchor="_Toc209599487" w:history="1">
            <w:r w:rsidR="00DB2897" w:rsidRPr="005272E7">
              <w:rPr>
                <w:rStyle w:val="Hyperlink"/>
                <w:noProof/>
                <w:sz w:val="20"/>
                <w:szCs w:val="20"/>
              </w:rPr>
              <w:t>2.2</w:t>
            </w:r>
            <w:r w:rsidR="00DB2897" w:rsidRPr="005272E7">
              <w:rPr>
                <w:noProof/>
                <w:sz w:val="20"/>
                <w:szCs w:val="20"/>
              </w:rPr>
              <w:tab/>
            </w:r>
            <w:r w:rsidR="00DB2897" w:rsidRPr="005272E7">
              <w:rPr>
                <w:rStyle w:val="Hyperlink"/>
                <w:noProof/>
                <w:sz w:val="20"/>
                <w:szCs w:val="20"/>
              </w:rPr>
              <w:t>Product Functions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_Toc209599487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2</w:t>
            </w:r>
            <w:r w:rsidR="00DB2897" w:rsidRPr="005272E7">
              <w:rPr>
                <w:noProof/>
                <w:webHidden/>
                <w:sz w:val="20"/>
                <w:szCs w:val="20"/>
              </w:rPr>
              <w:fldChar w:fldCharType="end"/>
            </w:r>
          </w:hyperlink>
        </w:p>
        <w:p w14:paraId="0B4124E8" w14:textId="2CEF8BC0" w:rsidR="00DB2897" w:rsidRPr="005272E7" w:rsidRDefault="00264F59">
          <w:pPr>
            <w:pStyle w:val="TOC2"/>
            <w:tabs>
              <w:tab w:val="left" w:pos="880"/>
              <w:tab w:val="right" w:pos="9350"/>
            </w:tabs>
            <w:rPr>
              <w:noProof/>
              <w:sz w:val="20"/>
              <w:szCs w:val="20"/>
            </w:rPr>
          </w:pPr>
          <w:hyperlink w:anchor="_Toc209599488" w:history="1">
            <w:r w:rsidR="00DB2897" w:rsidRPr="005272E7">
              <w:rPr>
                <w:rStyle w:val="Hyperlink"/>
                <w:noProof/>
                <w:sz w:val="20"/>
                <w:szCs w:val="20"/>
              </w:rPr>
              <w:t>2.3</w:t>
            </w:r>
            <w:r w:rsidR="00DB2897" w:rsidRPr="005272E7">
              <w:rPr>
                <w:noProof/>
                <w:sz w:val="20"/>
                <w:szCs w:val="20"/>
              </w:rPr>
              <w:tab/>
            </w:r>
            <w:r w:rsidR="00DB2897" w:rsidRPr="005272E7">
              <w:rPr>
                <w:rStyle w:val="Hyperlink"/>
                <w:noProof/>
                <w:sz w:val="20"/>
                <w:szCs w:val="20"/>
              </w:rPr>
              <w:t>User Classes and Characteristics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_Toc209599488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2</w:t>
            </w:r>
            <w:r w:rsidR="00DB2897" w:rsidRPr="005272E7">
              <w:rPr>
                <w:noProof/>
                <w:webHidden/>
                <w:sz w:val="20"/>
                <w:szCs w:val="20"/>
              </w:rPr>
              <w:fldChar w:fldCharType="end"/>
            </w:r>
          </w:hyperlink>
        </w:p>
        <w:p w14:paraId="5D31987F" w14:textId="07EEC321" w:rsidR="00DB2897" w:rsidRPr="005272E7" w:rsidRDefault="00264F59">
          <w:pPr>
            <w:pStyle w:val="TOC2"/>
            <w:tabs>
              <w:tab w:val="left" w:pos="880"/>
              <w:tab w:val="right" w:pos="9350"/>
            </w:tabs>
            <w:rPr>
              <w:noProof/>
              <w:sz w:val="20"/>
              <w:szCs w:val="20"/>
            </w:rPr>
          </w:pPr>
          <w:hyperlink w:anchor="_Toc209599489" w:history="1">
            <w:r w:rsidR="00DB2897" w:rsidRPr="005272E7">
              <w:rPr>
                <w:rStyle w:val="Hyperlink"/>
                <w:noProof/>
                <w:sz w:val="20"/>
                <w:szCs w:val="20"/>
              </w:rPr>
              <w:t>2.4</w:t>
            </w:r>
            <w:r w:rsidR="00DB2897" w:rsidRPr="005272E7">
              <w:rPr>
                <w:noProof/>
                <w:sz w:val="20"/>
                <w:szCs w:val="20"/>
              </w:rPr>
              <w:tab/>
            </w:r>
            <w:r w:rsidR="00DB2897" w:rsidRPr="005272E7">
              <w:rPr>
                <w:rStyle w:val="Hyperlink"/>
                <w:noProof/>
                <w:sz w:val="20"/>
                <w:szCs w:val="20"/>
              </w:rPr>
              <w:t>Operating Environment</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_Toc209599489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2</w:t>
            </w:r>
            <w:r w:rsidR="00DB2897" w:rsidRPr="005272E7">
              <w:rPr>
                <w:noProof/>
                <w:webHidden/>
                <w:sz w:val="20"/>
                <w:szCs w:val="20"/>
              </w:rPr>
              <w:fldChar w:fldCharType="end"/>
            </w:r>
          </w:hyperlink>
        </w:p>
        <w:p w14:paraId="52B42428" w14:textId="7728C0A2" w:rsidR="00DB2897" w:rsidRPr="005272E7" w:rsidRDefault="00264F59">
          <w:pPr>
            <w:pStyle w:val="TOC2"/>
            <w:tabs>
              <w:tab w:val="left" w:pos="880"/>
              <w:tab w:val="right" w:pos="9350"/>
            </w:tabs>
            <w:rPr>
              <w:noProof/>
              <w:sz w:val="20"/>
              <w:szCs w:val="20"/>
            </w:rPr>
          </w:pPr>
          <w:hyperlink w:anchor="_Toc209599490" w:history="1">
            <w:r w:rsidR="00DB2897" w:rsidRPr="005272E7">
              <w:rPr>
                <w:rStyle w:val="Hyperlink"/>
                <w:noProof/>
                <w:sz w:val="20"/>
                <w:szCs w:val="20"/>
              </w:rPr>
              <w:t>2.5</w:t>
            </w:r>
            <w:r w:rsidR="00DB2897" w:rsidRPr="005272E7">
              <w:rPr>
                <w:noProof/>
                <w:sz w:val="20"/>
                <w:szCs w:val="20"/>
              </w:rPr>
              <w:tab/>
            </w:r>
            <w:r w:rsidR="00DB2897" w:rsidRPr="005272E7">
              <w:rPr>
                <w:rStyle w:val="Hyperlink"/>
                <w:noProof/>
                <w:sz w:val="20"/>
                <w:szCs w:val="20"/>
              </w:rPr>
              <w:t>Design and Implementation Constraints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_Toc209599490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2</w:t>
            </w:r>
            <w:r w:rsidR="00DB2897" w:rsidRPr="005272E7">
              <w:rPr>
                <w:noProof/>
                <w:webHidden/>
                <w:sz w:val="20"/>
                <w:szCs w:val="20"/>
              </w:rPr>
              <w:fldChar w:fldCharType="end"/>
            </w:r>
          </w:hyperlink>
        </w:p>
        <w:p w14:paraId="63DBEFE4" w14:textId="616B8964" w:rsidR="00DB2897" w:rsidRPr="005272E7" w:rsidRDefault="00264F59">
          <w:pPr>
            <w:pStyle w:val="TOC2"/>
            <w:tabs>
              <w:tab w:val="left" w:pos="880"/>
              <w:tab w:val="right" w:pos="9350"/>
            </w:tabs>
            <w:rPr>
              <w:noProof/>
              <w:sz w:val="20"/>
              <w:szCs w:val="20"/>
            </w:rPr>
          </w:pPr>
          <w:hyperlink w:anchor="_Toc209599491" w:history="1">
            <w:r w:rsidR="00DB2897" w:rsidRPr="005272E7">
              <w:rPr>
                <w:rStyle w:val="Hyperlink"/>
                <w:noProof/>
                <w:sz w:val="20"/>
                <w:szCs w:val="20"/>
              </w:rPr>
              <w:t>2.6</w:t>
            </w:r>
            <w:r w:rsidR="00DB2897" w:rsidRPr="005272E7">
              <w:rPr>
                <w:noProof/>
                <w:sz w:val="20"/>
                <w:szCs w:val="20"/>
              </w:rPr>
              <w:tab/>
            </w:r>
            <w:r w:rsidR="00DB2897" w:rsidRPr="005272E7">
              <w:rPr>
                <w:rStyle w:val="Hyperlink"/>
                <w:noProof/>
                <w:sz w:val="20"/>
                <w:szCs w:val="20"/>
              </w:rPr>
              <w:t>User Documentation</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_Toc209599491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2</w:t>
            </w:r>
            <w:r w:rsidR="00DB2897" w:rsidRPr="005272E7">
              <w:rPr>
                <w:noProof/>
                <w:webHidden/>
                <w:sz w:val="20"/>
                <w:szCs w:val="20"/>
              </w:rPr>
              <w:fldChar w:fldCharType="end"/>
            </w:r>
          </w:hyperlink>
        </w:p>
        <w:p w14:paraId="078EE41C" w14:textId="0E136B1C" w:rsidR="00DB2897" w:rsidRPr="005272E7" w:rsidRDefault="00264F59">
          <w:pPr>
            <w:pStyle w:val="TOC2"/>
            <w:tabs>
              <w:tab w:val="left" w:pos="880"/>
              <w:tab w:val="right" w:pos="9350"/>
            </w:tabs>
            <w:rPr>
              <w:noProof/>
              <w:sz w:val="20"/>
              <w:szCs w:val="20"/>
            </w:rPr>
          </w:pPr>
          <w:hyperlink w:anchor="_Toc209599492" w:history="1">
            <w:r w:rsidR="00DB2897" w:rsidRPr="005272E7">
              <w:rPr>
                <w:rStyle w:val="Hyperlink"/>
                <w:noProof/>
                <w:sz w:val="20"/>
                <w:szCs w:val="20"/>
              </w:rPr>
              <w:t>2.7</w:t>
            </w:r>
            <w:r w:rsidR="00DB2897" w:rsidRPr="005272E7">
              <w:rPr>
                <w:noProof/>
                <w:sz w:val="20"/>
                <w:szCs w:val="20"/>
              </w:rPr>
              <w:tab/>
            </w:r>
            <w:r w:rsidR="00DB2897" w:rsidRPr="005272E7">
              <w:rPr>
                <w:rStyle w:val="Hyperlink"/>
                <w:noProof/>
                <w:sz w:val="20"/>
                <w:szCs w:val="20"/>
              </w:rPr>
              <w:t>Assumptions and Dependencies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_Toc209599492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3</w:t>
            </w:r>
            <w:r w:rsidR="00DB2897" w:rsidRPr="005272E7">
              <w:rPr>
                <w:noProof/>
                <w:webHidden/>
                <w:sz w:val="20"/>
                <w:szCs w:val="20"/>
              </w:rPr>
              <w:fldChar w:fldCharType="end"/>
            </w:r>
          </w:hyperlink>
        </w:p>
        <w:p w14:paraId="0FD1B754" w14:textId="03EDE08E" w:rsidR="00DB2897" w:rsidRPr="005272E7" w:rsidRDefault="00264F59">
          <w:pPr>
            <w:pStyle w:val="TOC1"/>
            <w:tabs>
              <w:tab w:val="left" w:pos="440"/>
              <w:tab w:val="right" w:pos="9350"/>
            </w:tabs>
            <w:rPr>
              <w:noProof/>
              <w:sz w:val="20"/>
              <w:szCs w:val="20"/>
            </w:rPr>
          </w:pPr>
          <w:hyperlink w:anchor="_Toc209599493" w:history="1">
            <w:r w:rsidR="00DB2897" w:rsidRPr="005272E7">
              <w:rPr>
                <w:rStyle w:val="Hyperlink"/>
                <w:noProof/>
                <w:sz w:val="20"/>
                <w:szCs w:val="20"/>
              </w:rPr>
              <w:t>3.</w:t>
            </w:r>
            <w:r w:rsidR="00DB2897" w:rsidRPr="005272E7">
              <w:rPr>
                <w:noProof/>
                <w:sz w:val="20"/>
                <w:szCs w:val="20"/>
              </w:rPr>
              <w:tab/>
            </w:r>
            <w:r w:rsidR="00DB2897" w:rsidRPr="005272E7">
              <w:rPr>
                <w:rStyle w:val="Hyperlink"/>
                <w:noProof/>
                <w:sz w:val="20"/>
                <w:szCs w:val="20"/>
              </w:rPr>
              <w:t>External Interface Requirements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_Toc209599493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3</w:t>
            </w:r>
            <w:r w:rsidR="00DB2897" w:rsidRPr="005272E7">
              <w:rPr>
                <w:noProof/>
                <w:webHidden/>
                <w:sz w:val="20"/>
                <w:szCs w:val="20"/>
              </w:rPr>
              <w:fldChar w:fldCharType="end"/>
            </w:r>
          </w:hyperlink>
        </w:p>
        <w:p w14:paraId="7B72CAFB" w14:textId="755EEA24" w:rsidR="00DB2897" w:rsidRPr="005272E7" w:rsidRDefault="00264F59">
          <w:pPr>
            <w:pStyle w:val="TOC2"/>
            <w:tabs>
              <w:tab w:val="left" w:pos="880"/>
              <w:tab w:val="right" w:pos="9350"/>
            </w:tabs>
            <w:rPr>
              <w:noProof/>
              <w:sz w:val="20"/>
              <w:szCs w:val="20"/>
            </w:rPr>
          </w:pPr>
          <w:hyperlink w:anchor="_Toc209599494" w:history="1">
            <w:r w:rsidR="00DB2897" w:rsidRPr="005272E7">
              <w:rPr>
                <w:rStyle w:val="Hyperlink"/>
                <w:noProof/>
                <w:sz w:val="20"/>
                <w:szCs w:val="20"/>
              </w:rPr>
              <w:t>3.1</w:t>
            </w:r>
            <w:r w:rsidR="00DB2897" w:rsidRPr="005272E7">
              <w:rPr>
                <w:noProof/>
                <w:sz w:val="20"/>
                <w:szCs w:val="20"/>
              </w:rPr>
              <w:tab/>
            </w:r>
            <w:r w:rsidR="00DB2897" w:rsidRPr="005272E7">
              <w:rPr>
                <w:rStyle w:val="Hyperlink"/>
                <w:noProof/>
                <w:sz w:val="20"/>
                <w:szCs w:val="20"/>
              </w:rPr>
              <w:t>User Interfaces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_Toc209599494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3</w:t>
            </w:r>
            <w:r w:rsidR="00DB2897" w:rsidRPr="005272E7">
              <w:rPr>
                <w:noProof/>
                <w:webHidden/>
                <w:sz w:val="20"/>
                <w:szCs w:val="20"/>
              </w:rPr>
              <w:fldChar w:fldCharType="end"/>
            </w:r>
          </w:hyperlink>
        </w:p>
        <w:p w14:paraId="7DE20B99" w14:textId="6C02DB7B" w:rsidR="00DB2897" w:rsidRPr="005272E7" w:rsidRDefault="00264F59">
          <w:pPr>
            <w:pStyle w:val="TOC2"/>
            <w:tabs>
              <w:tab w:val="left" w:pos="880"/>
              <w:tab w:val="right" w:pos="9350"/>
            </w:tabs>
            <w:rPr>
              <w:noProof/>
              <w:sz w:val="20"/>
              <w:szCs w:val="20"/>
            </w:rPr>
          </w:pPr>
          <w:hyperlink w:anchor="_Toc209599495" w:history="1">
            <w:r w:rsidR="00DB2897" w:rsidRPr="005272E7">
              <w:rPr>
                <w:rStyle w:val="Hyperlink"/>
                <w:noProof/>
                <w:sz w:val="20"/>
                <w:szCs w:val="20"/>
              </w:rPr>
              <w:t>3.2</w:t>
            </w:r>
            <w:r w:rsidR="00DB2897" w:rsidRPr="005272E7">
              <w:rPr>
                <w:noProof/>
                <w:sz w:val="20"/>
                <w:szCs w:val="20"/>
              </w:rPr>
              <w:tab/>
            </w:r>
            <w:r w:rsidR="00DB2897" w:rsidRPr="005272E7">
              <w:rPr>
                <w:rStyle w:val="Hyperlink"/>
                <w:noProof/>
                <w:sz w:val="20"/>
                <w:szCs w:val="20"/>
              </w:rPr>
              <w:t>Hardware Interfaces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_Toc209599495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6</w:t>
            </w:r>
            <w:r w:rsidR="00DB2897" w:rsidRPr="005272E7">
              <w:rPr>
                <w:noProof/>
                <w:webHidden/>
                <w:sz w:val="20"/>
                <w:szCs w:val="20"/>
              </w:rPr>
              <w:fldChar w:fldCharType="end"/>
            </w:r>
          </w:hyperlink>
        </w:p>
        <w:p w14:paraId="63E3D5B4" w14:textId="5BC754EA" w:rsidR="00DB2897" w:rsidRPr="005272E7" w:rsidRDefault="00264F59">
          <w:pPr>
            <w:pStyle w:val="TOC2"/>
            <w:tabs>
              <w:tab w:val="left" w:pos="880"/>
              <w:tab w:val="right" w:pos="9350"/>
            </w:tabs>
            <w:rPr>
              <w:noProof/>
              <w:sz w:val="20"/>
              <w:szCs w:val="20"/>
            </w:rPr>
          </w:pPr>
          <w:hyperlink w:anchor="_Toc209599496" w:history="1">
            <w:r w:rsidR="00DB2897" w:rsidRPr="005272E7">
              <w:rPr>
                <w:rStyle w:val="Hyperlink"/>
                <w:noProof/>
                <w:sz w:val="20"/>
                <w:szCs w:val="20"/>
              </w:rPr>
              <w:t>3.3</w:t>
            </w:r>
            <w:r w:rsidR="00DB2897" w:rsidRPr="005272E7">
              <w:rPr>
                <w:noProof/>
                <w:sz w:val="20"/>
                <w:szCs w:val="20"/>
              </w:rPr>
              <w:tab/>
            </w:r>
            <w:r w:rsidR="00DB2897" w:rsidRPr="005272E7">
              <w:rPr>
                <w:rStyle w:val="Hyperlink"/>
                <w:noProof/>
                <w:sz w:val="20"/>
                <w:szCs w:val="20"/>
              </w:rPr>
              <w:t>Software Interfaces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_Toc209599496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7</w:t>
            </w:r>
            <w:r w:rsidR="00DB2897" w:rsidRPr="005272E7">
              <w:rPr>
                <w:noProof/>
                <w:webHidden/>
                <w:sz w:val="20"/>
                <w:szCs w:val="20"/>
              </w:rPr>
              <w:fldChar w:fldCharType="end"/>
            </w:r>
          </w:hyperlink>
        </w:p>
        <w:p w14:paraId="368A5499" w14:textId="72160533" w:rsidR="00DB2897" w:rsidRPr="005272E7" w:rsidRDefault="00264F59">
          <w:pPr>
            <w:pStyle w:val="TOC2"/>
            <w:tabs>
              <w:tab w:val="left" w:pos="880"/>
              <w:tab w:val="right" w:pos="9350"/>
            </w:tabs>
            <w:rPr>
              <w:noProof/>
              <w:sz w:val="20"/>
              <w:szCs w:val="20"/>
            </w:rPr>
          </w:pPr>
          <w:hyperlink w:anchor="_Toc209599497" w:history="1">
            <w:r w:rsidR="00DB2897" w:rsidRPr="005272E7">
              <w:rPr>
                <w:rStyle w:val="Hyperlink"/>
                <w:noProof/>
                <w:sz w:val="20"/>
                <w:szCs w:val="20"/>
              </w:rPr>
              <w:t>3.4</w:t>
            </w:r>
            <w:r w:rsidR="00DB2897" w:rsidRPr="005272E7">
              <w:rPr>
                <w:noProof/>
                <w:sz w:val="20"/>
                <w:szCs w:val="20"/>
              </w:rPr>
              <w:tab/>
            </w:r>
            <w:r w:rsidR="00DB2897" w:rsidRPr="005272E7">
              <w:rPr>
                <w:rStyle w:val="Hyperlink"/>
                <w:noProof/>
                <w:sz w:val="20"/>
                <w:szCs w:val="20"/>
              </w:rPr>
              <w:t>Communications Interfaces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_Toc209599497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7</w:t>
            </w:r>
            <w:r w:rsidR="00DB2897" w:rsidRPr="005272E7">
              <w:rPr>
                <w:noProof/>
                <w:webHidden/>
                <w:sz w:val="20"/>
                <w:szCs w:val="20"/>
              </w:rPr>
              <w:fldChar w:fldCharType="end"/>
            </w:r>
          </w:hyperlink>
        </w:p>
        <w:p w14:paraId="73DC553C" w14:textId="7E74A6E6" w:rsidR="00DB2897" w:rsidRPr="005272E7" w:rsidRDefault="00264F59">
          <w:pPr>
            <w:pStyle w:val="TOC1"/>
            <w:tabs>
              <w:tab w:val="left" w:pos="440"/>
              <w:tab w:val="right" w:pos="9350"/>
            </w:tabs>
            <w:rPr>
              <w:noProof/>
              <w:sz w:val="20"/>
              <w:szCs w:val="20"/>
            </w:rPr>
          </w:pPr>
          <w:hyperlink w:anchor="_Toc209599498" w:history="1">
            <w:r w:rsidR="00DB2897" w:rsidRPr="005272E7">
              <w:rPr>
                <w:rStyle w:val="Hyperlink"/>
                <w:noProof/>
                <w:sz w:val="20"/>
                <w:szCs w:val="20"/>
              </w:rPr>
              <w:t>4.</w:t>
            </w:r>
            <w:r w:rsidR="00DB2897" w:rsidRPr="005272E7">
              <w:rPr>
                <w:noProof/>
                <w:sz w:val="20"/>
                <w:szCs w:val="20"/>
              </w:rPr>
              <w:tab/>
            </w:r>
            <w:r w:rsidR="00DB2897" w:rsidRPr="005272E7">
              <w:rPr>
                <w:rStyle w:val="Hyperlink"/>
                <w:noProof/>
                <w:sz w:val="20"/>
                <w:szCs w:val="20"/>
              </w:rPr>
              <w:t>System Features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_Toc209599498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7</w:t>
            </w:r>
            <w:r w:rsidR="00DB2897" w:rsidRPr="005272E7">
              <w:rPr>
                <w:noProof/>
                <w:webHidden/>
                <w:sz w:val="20"/>
                <w:szCs w:val="20"/>
              </w:rPr>
              <w:fldChar w:fldCharType="end"/>
            </w:r>
          </w:hyperlink>
        </w:p>
        <w:p w14:paraId="66BECEF6" w14:textId="4C00AEEF" w:rsidR="00DB2897" w:rsidRPr="005272E7" w:rsidRDefault="00264F59">
          <w:pPr>
            <w:pStyle w:val="TOC2"/>
            <w:tabs>
              <w:tab w:val="left" w:pos="880"/>
              <w:tab w:val="right" w:pos="9350"/>
            </w:tabs>
            <w:rPr>
              <w:noProof/>
              <w:sz w:val="20"/>
              <w:szCs w:val="20"/>
            </w:rPr>
          </w:pPr>
          <w:hyperlink w:anchor="_Toc209599499" w:history="1">
            <w:r w:rsidR="00DB2897" w:rsidRPr="005272E7">
              <w:rPr>
                <w:rStyle w:val="Hyperlink"/>
                <w:noProof/>
                <w:sz w:val="20"/>
                <w:szCs w:val="20"/>
              </w:rPr>
              <w:t>4.1</w:t>
            </w:r>
            <w:r w:rsidR="00DB2897" w:rsidRPr="005272E7">
              <w:rPr>
                <w:noProof/>
                <w:sz w:val="20"/>
                <w:szCs w:val="20"/>
              </w:rPr>
              <w:tab/>
            </w:r>
            <w:r w:rsidR="00DB2897" w:rsidRPr="005272E7">
              <w:rPr>
                <w:rStyle w:val="Hyperlink"/>
                <w:noProof/>
                <w:sz w:val="20"/>
                <w:szCs w:val="20"/>
              </w:rPr>
              <w:t>Authentication and Authorization</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_Toc209599499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7</w:t>
            </w:r>
            <w:r w:rsidR="00DB2897" w:rsidRPr="005272E7">
              <w:rPr>
                <w:noProof/>
                <w:webHidden/>
                <w:sz w:val="20"/>
                <w:szCs w:val="20"/>
              </w:rPr>
              <w:fldChar w:fldCharType="end"/>
            </w:r>
          </w:hyperlink>
        </w:p>
        <w:p w14:paraId="4116B06C" w14:textId="1EB3E2EA" w:rsidR="00DB2897" w:rsidRPr="005272E7" w:rsidRDefault="00264F59">
          <w:pPr>
            <w:pStyle w:val="TOC2"/>
            <w:tabs>
              <w:tab w:val="left" w:pos="880"/>
              <w:tab w:val="right" w:pos="9350"/>
            </w:tabs>
            <w:rPr>
              <w:noProof/>
              <w:sz w:val="20"/>
              <w:szCs w:val="20"/>
            </w:rPr>
          </w:pPr>
          <w:hyperlink w:anchor="_Toc209599500" w:history="1">
            <w:r w:rsidR="00DB2897" w:rsidRPr="005272E7">
              <w:rPr>
                <w:rStyle w:val="Hyperlink"/>
                <w:noProof/>
                <w:sz w:val="20"/>
                <w:szCs w:val="20"/>
              </w:rPr>
              <w:t>4.2</w:t>
            </w:r>
            <w:r w:rsidR="00DB2897" w:rsidRPr="005272E7">
              <w:rPr>
                <w:noProof/>
                <w:sz w:val="20"/>
                <w:szCs w:val="20"/>
              </w:rPr>
              <w:tab/>
            </w:r>
            <w:r w:rsidR="00DB2897" w:rsidRPr="005272E7">
              <w:rPr>
                <w:rStyle w:val="Hyperlink"/>
                <w:noProof/>
                <w:sz w:val="20"/>
                <w:szCs w:val="20"/>
              </w:rPr>
              <w:t>Contract Management Interface</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_Toc209599500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8</w:t>
            </w:r>
            <w:r w:rsidR="00DB2897" w:rsidRPr="005272E7">
              <w:rPr>
                <w:noProof/>
                <w:webHidden/>
                <w:sz w:val="20"/>
                <w:szCs w:val="20"/>
              </w:rPr>
              <w:fldChar w:fldCharType="end"/>
            </w:r>
          </w:hyperlink>
        </w:p>
        <w:p w14:paraId="1E7AFF25" w14:textId="0B290F38" w:rsidR="00DB2897" w:rsidRPr="005272E7" w:rsidRDefault="00264F59">
          <w:pPr>
            <w:pStyle w:val="TOC2"/>
            <w:tabs>
              <w:tab w:val="left" w:pos="880"/>
              <w:tab w:val="right" w:pos="9350"/>
            </w:tabs>
            <w:rPr>
              <w:noProof/>
              <w:sz w:val="20"/>
              <w:szCs w:val="20"/>
            </w:rPr>
          </w:pPr>
          <w:hyperlink w:anchor="_Toc209599501" w:history="1">
            <w:r w:rsidR="00DB2897" w:rsidRPr="005272E7">
              <w:rPr>
                <w:rStyle w:val="Hyperlink"/>
                <w:noProof/>
                <w:sz w:val="20"/>
                <w:szCs w:val="20"/>
              </w:rPr>
              <w:t>4.3</w:t>
            </w:r>
            <w:r w:rsidR="00DB2897" w:rsidRPr="005272E7">
              <w:rPr>
                <w:noProof/>
                <w:sz w:val="20"/>
                <w:szCs w:val="20"/>
              </w:rPr>
              <w:tab/>
            </w:r>
            <w:r w:rsidR="00DB2897" w:rsidRPr="005272E7">
              <w:rPr>
                <w:rStyle w:val="Hyperlink"/>
                <w:noProof/>
                <w:sz w:val="20"/>
                <w:szCs w:val="20"/>
              </w:rPr>
              <w:t>File Upload and Access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_Toc209599501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8</w:t>
            </w:r>
            <w:r w:rsidR="00DB2897" w:rsidRPr="005272E7">
              <w:rPr>
                <w:noProof/>
                <w:webHidden/>
                <w:sz w:val="20"/>
                <w:szCs w:val="20"/>
              </w:rPr>
              <w:fldChar w:fldCharType="end"/>
            </w:r>
          </w:hyperlink>
        </w:p>
        <w:p w14:paraId="6F9AF519" w14:textId="04486AB1" w:rsidR="00DB2897" w:rsidRPr="005272E7" w:rsidRDefault="00264F59">
          <w:pPr>
            <w:pStyle w:val="TOC2"/>
            <w:tabs>
              <w:tab w:val="left" w:pos="880"/>
              <w:tab w:val="right" w:pos="9350"/>
            </w:tabs>
            <w:rPr>
              <w:noProof/>
              <w:sz w:val="20"/>
              <w:szCs w:val="20"/>
            </w:rPr>
          </w:pPr>
          <w:hyperlink w:anchor="_Toc209599502" w:history="1">
            <w:r w:rsidR="00DB2897" w:rsidRPr="005272E7">
              <w:rPr>
                <w:rStyle w:val="Hyperlink"/>
                <w:noProof/>
                <w:sz w:val="20"/>
                <w:szCs w:val="20"/>
              </w:rPr>
              <w:t>4.4</w:t>
            </w:r>
            <w:r w:rsidR="00DB2897" w:rsidRPr="005272E7">
              <w:rPr>
                <w:noProof/>
                <w:sz w:val="20"/>
                <w:szCs w:val="20"/>
              </w:rPr>
              <w:tab/>
            </w:r>
            <w:r w:rsidR="00DB2897" w:rsidRPr="005272E7">
              <w:rPr>
                <w:rStyle w:val="Hyperlink"/>
                <w:noProof/>
                <w:sz w:val="20"/>
                <w:szCs w:val="20"/>
              </w:rPr>
              <w:t>Automated Email Remainders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_Toc209599502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9</w:t>
            </w:r>
            <w:r w:rsidR="00DB2897" w:rsidRPr="005272E7">
              <w:rPr>
                <w:noProof/>
                <w:webHidden/>
                <w:sz w:val="20"/>
                <w:szCs w:val="20"/>
              </w:rPr>
              <w:fldChar w:fldCharType="end"/>
            </w:r>
          </w:hyperlink>
        </w:p>
        <w:p w14:paraId="26B9A4F0" w14:textId="19CC987B" w:rsidR="00DB2897" w:rsidRPr="005272E7" w:rsidRDefault="00264F59">
          <w:pPr>
            <w:pStyle w:val="TOC2"/>
            <w:tabs>
              <w:tab w:val="left" w:pos="880"/>
              <w:tab w:val="right" w:pos="9350"/>
            </w:tabs>
            <w:rPr>
              <w:noProof/>
              <w:sz w:val="20"/>
              <w:szCs w:val="20"/>
            </w:rPr>
          </w:pPr>
          <w:hyperlink w:anchor="_Toc209599503" w:history="1">
            <w:r w:rsidR="00DB2897" w:rsidRPr="005272E7">
              <w:rPr>
                <w:rStyle w:val="Hyperlink"/>
                <w:noProof/>
                <w:sz w:val="20"/>
                <w:szCs w:val="20"/>
              </w:rPr>
              <w:t>4.5</w:t>
            </w:r>
            <w:r w:rsidR="00DB2897" w:rsidRPr="005272E7">
              <w:rPr>
                <w:noProof/>
                <w:sz w:val="20"/>
                <w:szCs w:val="20"/>
              </w:rPr>
              <w:tab/>
            </w:r>
            <w:r w:rsidR="00DB2897" w:rsidRPr="005272E7">
              <w:rPr>
                <w:rStyle w:val="Hyperlink"/>
                <w:noProof/>
                <w:sz w:val="20"/>
                <w:szCs w:val="20"/>
              </w:rPr>
              <w:t>Logging Automatic Emails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_Toc209599503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9</w:t>
            </w:r>
            <w:r w:rsidR="00DB2897" w:rsidRPr="005272E7">
              <w:rPr>
                <w:noProof/>
                <w:webHidden/>
                <w:sz w:val="20"/>
                <w:szCs w:val="20"/>
              </w:rPr>
              <w:fldChar w:fldCharType="end"/>
            </w:r>
          </w:hyperlink>
        </w:p>
        <w:p w14:paraId="3AF9518C" w14:textId="1DFD1828" w:rsidR="00DB2897" w:rsidRPr="005272E7" w:rsidRDefault="00264F59">
          <w:pPr>
            <w:pStyle w:val="TOC2"/>
            <w:tabs>
              <w:tab w:val="left" w:pos="880"/>
              <w:tab w:val="right" w:pos="9350"/>
            </w:tabs>
            <w:rPr>
              <w:noProof/>
              <w:sz w:val="20"/>
              <w:szCs w:val="20"/>
            </w:rPr>
          </w:pPr>
          <w:hyperlink w:anchor="_Toc209599504" w:history="1">
            <w:r w:rsidR="00DB2897" w:rsidRPr="005272E7">
              <w:rPr>
                <w:rStyle w:val="Hyperlink"/>
                <w:noProof/>
                <w:sz w:val="20"/>
                <w:szCs w:val="20"/>
              </w:rPr>
              <w:t>4.6</w:t>
            </w:r>
            <w:r w:rsidR="00DB2897" w:rsidRPr="005272E7">
              <w:rPr>
                <w:noProof/>
                <w:sz w:val="20"/>
                <w:szCs w:val="20"/>
              </w:rPr>
              <w:tab/>
            </w:r>
            <w:r w:rsidR="00DB2897" w:rsidRPr="005272E7">
              <w:rPr>
                <w:rStyle w:val="Hyperlink"/>
                <w:noProof/>
                <w:sz w:val="20"/>
                <w:szCs w:val="20"/>
              </w:rPr>
              <w:t>Backend API</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_Toc209599504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10</w:t>
            </w:r>
            <w:r w:rsidR="00DB2897" w:rsidRPr="005272E7">
              <w:rPr>
                <w:noProof/>
                <w:webHidden/>
                <w:sz w:val="20"/>
                <w:szCs w:val="20"/>
              </w:rPr>
              <w:fldChar w:fldCharType="end"/>
            </w:r>
          </w:hyperlink>
        </w:p>
        <w:p w14:paraId="09BA30D8" w14:textId="441E9D99" w:rsidR="00DB2897" w:rsidRPr="005272E7" w:rsidRDefault="00264F59">
          <w:pPr>
            <w:pStyle w:val="TOC1"/>
            <w:tabs>
              <w:tab w:val="left" w:pos="440"/>
              <w:tab w:val="right" w:pos="9350"/>
            </w:tabs>
            <w:rPr>
              <w:noProof/>
              <w:sz w:val="20"/>
              <w:szCs w:val="20"/>
            </w:rPr>
          </w:pPr>
          <w:hyperlink w:anchor="_Toc209599505" w:history="1">
            <w:r w:rsidR="00DB2897" w:rsidRPr="005272E7">
              <w:rPr>
                <w:rStyle w:val="Hyperlink"/>
                <w:noProof/>
                <w:sz w:val="20"/>
                <w:szCs w:val="20"/>
              </w:rPr>
              <w:t>5.</w:t>
            </w:r>
            <w:r w:rsidR="00DB2897" w:rsidRPr="005272E7">
              <w:rPr>
                <w:noProof/>
                <w:sz w:val="20"/>
                <w:szCs w:val="20"/>
              </w:rPr>
              <w:tab/>
            </w:r>
            <w:r w:rsidR="00DB2897" w:rsidRPr="005272E7">
              <w:rPr>
                <w:rStyle w:val="Hyperlink"/>
                <w:noProof/>
                <w:sz w:val="20"/>
                <w:szCs w:val="20"/>
              </w:rPr>
              <w:t>Other Nonfunctional Requirements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_Toc209599505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10</w:t>
            </w:r>
            <w:r w:rsidR="00DB2897" w:rsidRPr="005272E7">
              <w:rPr>
                <w:noProof/>
                <w:webHidden/>
                <w:sz w:val="20"/>
                <w:szCs w:val="20"/>
              </w:rPr>
              <w:fldChar w:fldCharType="end"/>
            </w:r>
          </w:hyperlink>
        </w:p>
        <w:p w14:paraId="46F07ECC" w14:textId="7F826894" w:rsidR="00DB2897" w:rsidRPr="005272E7" w:rsidRDefault="00264F59">
          <w:pPr>
            <w:pStyle w:val="TOC2"/>
            <w:tabs>
              <w:tab w:val="left" w:pos="880"/>
              <w:tab w:val="right" w:pos="9350"/>
            </w:tabs>
            <w:rPr>
              <w:noProof/>
              <w:sz w:val="20"/>
              <w:szCs w:val="20"/>
            </w:rPr>
          </w:pPr>
          <w:hyperlink w:anchor="_Toc209599506" w:history="1">
            <w:r w:rsidR="00DB2897" w:rsidRPr="005272E7">
              <w:rPr>
                <w:rStyle w:val="Hyperlink"/>
                <w:noProof/>
                <w:sz w:val="20"/>
                <w:szCs w:val="20"/>
              </w:rPr>
              <w:t>5.1</w:t>
            </w:r>
            <w:r w:rsidR="00DB2897" w:rsidRPr="005272E7">
              <w:rPr>
                <w:noProof/>
                <w:sz w:val="20"/>
                <w:szCs w:val="20"/>
              </w:rPr>
              <w:tab/>
            </w:r>
            <w:r w:rsidR="00DB2897" w:rsidRPr="005272E7">
              <w:rPr>
                <w:rStyle w:val="Hyperlink"/>
                <w:noProof/>
                <w:sz w:val="20"/>
                <w:szCs w:val="20"/>
              </w:rPr>
              <w:t>Performance Requirements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_Toc209599506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10</w:t>
            </w:r>
            <w:r w:rsidR="00DB2897" w:rsidRPr="005272E7">
              <w:rPr>
                <w:noProof/>
                <w:webHidden/>
                <w:sz w:val="20"/>
                <w:szCs w:val="20"/>
              </w:rPr>
              <w:fldChar w:fldCharType="end"/>
            </w:r>
          </w:hyperlink>
        </w:p>
        <w:p w14:paraId="133D3805" w14:textId="7A3C3862" w:rsidR="00DB2897" w:rsidRPr="005272E7" w:rsidRDefault="00264F59">
          <w:pPr>
            <w:pStyle w:val="TOC2"/>
            <w:tabs>
              <w:tab w:val="left" w:pos="880"/>
              <w:tab w:val="right" w:pos="9350"/>
            </w:tabs>
            <w:rPr>
              <w:noProof/>
              <w:sz w:val="20"/>
              <w:szCs w:val="20"/>
            </w:rPr>
          </w:pPr>
          <w:hyperlink w:anchor="_Toc209599507" w:history="1">
            <w:r w:rsidR="00DB2897" w:rsidRPr="005272E7">
              <w:rPr>
                <w:rStyle w:val="Hyperlink"/>
                <w:noProof/>
                <w:sz w:val="20"/>
                <w:szCs w:val="20"/>
              </w:rPr>
              <w:t>5.2</w:t>
            </w:r>
            <w:r w:rsidR="00DB2897" w:rsidRPr="005272E7">
              <w:rPr>
                <w:noProof/>
                <w:sz w:val="20"/>
                <w:szCs w:val="20"/>
              </w:rPr>
              <w:tab/>
            </w:r>
            <w:r w:rsidR="00DB2897" w:rsidRPr="005272E7">
              <w:rPr>
                <w:rStyle w:val="Hyperlink"/>
                <w:noProof/>
                <w:sz w:val="20"/>
                <w:szCs w:val="20"/>
              </w:rPr>
              <w:t>Safety Requirements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_Toc209599507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10</w:t>
            </w:r>
            <w:r w:rsidR="00DB2897" w:rsidRPr="005272E7">
              <w:rPr>
                <w:noProof/>
                <w:webHidden/>
                <w:sz w:val="20"/>
                <w:szCs w:val="20"/>
              </w:rPr>
              <w:fldChar w:fldCharType="end"/>
            </w:r>
          </w:hyperlink>
        </w:p>
        <w:p w14:paraId="2E9ADE7A" w14:textId="0BE44B48" w:rsidR="00DB2897" w:rsidRPr="005272E7" w:rsidRDefault="00264F59">
          <w:pPr>
            <w:pStyle w:val="TOC2"/>
            <w:tabs>
              <w:tab w:val="left" w:pos="880"/>
              <w:tab w:val="right" w:pos="9350"/>
            </w:tabs>
            <w:rPr>
              <w:noProof/>
              <w:sz w:val="20"/>
              <w:szCs w:val="20"/>
            </w:rPr>
          </w:pPr>
          <w:hyperlink w:anchor="_Toc209599508" w:history="1">
            <w:r w:rsidR="00DB2897" w:rsidRPr="005272E7">
              <w:rPr>
                <w:rStyle w:val="Hyperlink"/>
                <w:noProof/>
                <w:sz w:val="20"/>
                <w:szCs w:val="20"/>
              </w:rPr>
              <w:t>5.3</w:t>
            </w:r>
            <w:r w:rsidR="00DB2897" w:rsidRPr="005272E7">
              <w:rPr>
                <w:noProof/>
                <w:sz w:val="20"/>
                <w:szCs w:val="20"/>
              </w:rPr>
              <w:tab/>
            </w:r>
            <w:r w:rsidR="00DB2897" w:rsidRPr="005272E7">
              <w:rPr>
                <w:rStyle w:val="Hyperlink"/>
                <w:noProof/>
                <w:sz w:val="20"/>
                <w:szCs w:val="20"/>
              </w:rPr>
              <w:t>Security Requirements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_Toc209599508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11</w:t>
            </w:r>
            <w:r w:rsidR="00DB2897" w:rsidRPr="005272E7">
              <w:rPr>
                <w:noProof/>
                <w:webHidden/>
                <w:sz w:val="20"/>
                <w:szCs w:val="20"/>
              </w:rPr>
              <w:fldChar w:fldCharType="end"/>
            </w:r>
          </w:hyperlink>
        </w:p>
        <w:p w14:paraId="0655ACD0" w14:textId="03A9DA30" w:rsidR="00DB2897" w:rsidRPr="005272E7" w:rsidRDefault="00264F59">
          <w:pPr>
            <w:pStyle w:val="TOC2"/>
            <w:tabs>
              <w:tab w:val="left" w:pos="880"/>
              <w:tab w:val="right" w:pos="9350"/>
            </w:tabs>
            <w:rPr>
              <w:noProof/>
              <w:sz w:val="20"/>
              <w:szCs w:val="20"/>
            </w:rPr>
          </w:pPr>
          <w:hyperlink w:anchor="_Toc209599509" w:history="1">
            <w:r w:rsidR="00DB2897" w:rsidRPr="005272E7">
              <w:rPr>
                <w:rStyle w:val="Hyperlink"/>
                <w:noProof/>
                <w:sz w:val="20"/>
                <w:szCs w:val="20"/>
              </w:rPr>
              <w:t>5.4</w:t>
            </w:r>
            <w:r w:rsidR="00DB2897" w:rsidRPr="005272E7">
              <w:rPr>
                <w:noProof/>
                <w:sz w:val="20"/>
                <w:szCs w:val="20"/>
              </w:rPr>
              <w:tab/>
            </w:r>
            <w:r w:rsidR="00DB2897" w:rsidRPr="005272E7">
              <w:rPr>
                <w:rStyle w:val="Hyperlink"/>
                <w:noProof/>
                <w:sz w:val="20"/>
                <w:szCs w:val="20"/>
              </w:rPr>
              <w:t>Software Quality Attributes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_Toc209599509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11</w:t>
            </w:r>
            <w:r w:rsidR="00DB2897" w:rsidRPr="005272E7">
              <w:rPr>
                <w:noProof/>
                <w:webHidden/>
                <w:sz w:val="20"/>
                <w:szCs w:val="20"/>
              </w:rPr>
              <w:fldChar w:fldCharType="end"/>
            </w:r>
          </w:hyperlink>
        </w:p>
        <w:p w14:paraId="1FD36DC6" w14:textId="64D07FBA" w:rsidR="00DB2897" w:rsidRPr="005272E7" w:rsidRDefault="00264F59">
          <w:pPr>
            <w:pStyle w:val="TOC2"/>
            <w:tabs>
              <w:tab w:val="left" w:pos="880"/>
              <w:tab w:val="right" w:pos="9350"/>
            </w:tabs>
            <w:rPr>
              <w:noProof/>
              <w:sz w:val="20"/>
              <w:szCs w:val="20"/>
            </w:rPr>
          </w:pPr>
          <w:hyperlink w:anchor="_Toc209599510" w:history="1">
            <w:r w:rsidR="00DB2897" w:rsidRPr="005272E7">
              <w:rPr>
                <w:rStyle w:val="Hyperlink"/>
                <w:noProof/>
                <w:sz w:val="20"/>
                <w:szCs w:val="20"/>
              </w:rPr>
              <w:t>5.5</w:t>
            </w:r>
            <w:r w:rsidR="00DB2897" w:rsidRPr="005272E7">
              <w:rPr>
                <w:noProof/>
                <w:sz w:val="20"/>
                <w:szCs w:val="20"/>
              </w:rPr>
              <w:tab/>
            </w:r>
            <w:r w:rsidR="00DB2897" w:rsidRPr="005272E7">
              <w:rPr>
                <w:rStyle w:val="Hyperlink"/>
                <w:noProof/>
                <w:sz w:val="20"/>
                <w:szCs w:val="20"/>
              </w:rPr>
              <w:t>Business Rules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_Toc209599510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11</w:t>
            </w:r>
            <w:r w:rsidR="00DB2897" w:rsidRPr="005272E7">
              <w:rPr>
                <w:noProof/>
                <w:webHidden/>
                <w:sz w:val="20"/>
                <w:szCs w:val="20"/>
              </w:rPr>
              <w:fldChar w:fldCharType="end"/>
            </w:r>
          </w:hyperlink>
        </w:p>
        <w:p w14:paraId="0D26FFFA" w14:textId="0924A4CE" w:rsidR="00DB2897" w:rsidRPr="005272E7" w:rsidRDefault="00264F59">
          <w:pPr>
            <w:pStyle w:val="TOC1"/>
            <w:tabs>
              <w:tab w:val="left" w:pos="440"/>
              <w:tab w:val="right" w:pos="9350"/>
            </w:tabs>
            <w:rPr>
              <w:noProof/>
              <w:sz w:val="20"/>
              <w:szCs w:val="20"/>
            </w:rPr>
          </w:pPr>
          <w:hyperlink w:anchor="_Toc209599511" w:history="1">
            <w:r w:rsidR="00DB2897" w:rsidRPr="005272E7">
              <w:rPr>
                <w:rStyle w:val="Hyperlink"/>
                <w:noProof/>
                <w:sz w:val="20"/>
                <w:szCs w:val="20"/>
              </w:rPr>
              <w:t>6.</w:t>
            </w:r>
            <w:r w:rsidR="00DB2897" w:rsidRPr="005272E7">
              <w:rPr>
                <w:noProof/>
                <w:sz w:val="20"/>
                <w:szCs w:val="20"/>
              </w:rPr>
              <w:tab/>
            </w:r>
            <w:r w:rsidR="00DB2897" w:rsidRPr="005272E7">
              <w:rPr>
                <w:rStyle w:val="Hyperlink"/>
                <w:noProof/>
                <w:sz w:val="20"/>
                <w:szCs w:val="20"/>
              </w:rPr>
              <w:t>Other Requirements</w:t>
            </w:r>
            <w:r w:rsidR="00DB2897" w:rsidRPr="005272E7">
              <w:rPr>
                <w:noProof/>
                <w:webHidden/>
                <w:sz w:val="20"/>
                <w:szCs w:val="20"/>
              </w:rPr>
              <w:tab/>
            </w:r>
            <w:r w:rsidR="00DB2897" w:rsidRPr="005272E7">
              <w:rPr>
                <w:noProof/>
                <w:webHidden/>
                <w:sz w:val="20"/>
                <w:szCs w:val="20"/>
              </w:rPr>
              <w:fldChar w:fldCharType="begin"/>
            </w:r>
            <w:r w:rsidR="00DB2897" w:rsidRPr="005272E7">
              <w:rPr>
                <w:noProof/>
                <w:webHidden/>
                <w:sz w:val="20"/>
                <w:szCs w:val="20"/>
              </w:rPr>
              <w:instrText xml:space="preserve"> PAGEREF _Toc209599511 \h </w:instrText>
            </w:r>
            <w:r w:rsidR="00DB2897" w:rsidRPr="005272E7">
              <w:rPr>
                <w:noProof/>
                <w:webHidden/>
                <w:sz w:val="20"/>
                <w:szCs w:val="20"/>
              </w:rPr>
            </w:r>
            <w:r w:rsidR="00DB2897" w:rsidRPr="005272E7">
              <w:rPr>
                <w:noProof/>
                <w:webHidden/>
                <w:sz w:val="20"/>
                <w:szCs w:val="20"/>
              </w:rPr>
              <w:fldChar w:fldCharType="separate"/>
            </w:r>
            <w:r w:rsidR="00DB2897" w:rsidRPr="005272E7">
              <w:rPr>
                <w:noProof/>
                <w:webHidden/>
                <w:sz w:val="20"/>
                <w:szCs w:val="20"/>
              </w:rPr>
              <w:t>11</w:t>
            </w:r>
            <w:r w:rsidR="00DB2897" w:rsidRPr="005272E7">
              <w:rPr>
                <w:noProof/>
                <w:webHidden/>
                <w:sz w:val="20"/>
                <w:szCs w:val="20"/>
              </w:rPr>
              <w:fldChar w:fldCharType="end"/>
            </w:r>
          </w:hyperlink>
        </w:p>
        <w:p w14:paraId="47652DF4" w14:textId="2C36D265" w:rsidR="00F16705" w:rsidRDefault="00DB2897">
          <w:pPr>
            <w:pBdr>
              <w:top w:val="nil"/>
              <w:left w:val="nil"/>
              <w:bottom w:val="nil"/>
              <w:right w:val="nil"/>
              <w:between w:val="nil"/>
            </w:pBdr>
            <w:tabs>
              <w:tab w:val="left" w:pos="360"/>
              <w:tab w:val="right" w:pos="9360"/>
            </w:tabs>
            <w:spacing w:before="60"/>
            <w:ind w:left="360" w:hanging="360"/>
            <w:jc w:val="both"/>
            <w:rPr>
              <w:b/>
              <w:color w:val="000000"/>
            </w:rPr>
          </w:pPr>
          <w:r w:rsidRPr="005272E7">
            <w:rPr>
              <w:sz w:val="20"/>
              <w:szCs w:val="20"/>
            </w:rPr>
            <w:fldChar w:fldCharType="end"/>
          </w:r>
        </w:p>
      </w:sdtContent>
    </w:sdt>
    <w:p w14:paraId="0FA0B818" w14:textId="77777777" w:rsidR="00F16705" w:rsidRDefault="00F16705">
      <w:pPr>
        <w:rPr>
          <w:rFonts w:ascii="Times New Roman" w:eastAsia="Times New Roman" w:hAnsi="Times New Roman" w:cs="Times New Roman"/>
        </w:rPr>
      </w:pPr>
    </w:p>
    <w:p w14:paraId="23C32B04" w14:textId="77777777" w:rsidR="00F16705" w:rsidRDefault="00F16705">
      <w:pPr>
        <w:rPr>
          <w:rFonts w:ascii="Times New Roman" w:eastAsia="Times New Roman" w:hAnsi="Times New Roman" w:cs="Times New Roman"/>
        </w:rPr>
      </w:pPr>
    </w:p>
    <w:p w14:paraId="1155F812" w14:textId="77777777" w:rsidR="00F16705" w:rsidRDefault="00DB2897">
      <w:pPr>
        <w:keepNext/>
        <w:keepLines/>
        <w:pBdr>
          <w:top w:val="nil"/>
          <w:left w:val="nil"/>
          <w:bottom w:val="nil"/>
          <w:right w:val="nil"/>
          <w:between w:val="nil"/>
        </w:pBdr>
        <w:spacing w:before="120" w:after="240"/>
        <w:rPr>
          <w:b/>
          <w:color w:val="000000"/>
          <w:sz w:val="36"/>
          <w:szCs w:val="36"/>
        </w:rPr>
      </w:pPr>
      <w:r>
        <w:rPr>
          <w:b/>
          <w:color w:val="000000"/>
          <w:sz w:val="36"/>
          <w:szCs w:val="36"/>
        </w:rPr>
        <w:lastRenderedPageBreak/>
        <w:t>Revision History</w:t>
      </w:r>
    </w:p>
    <w:tbl>
      <w:tblPr>
        <w:tblStyle w:val="a"/>
        <w:tblW w:w="9868"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335"/>
        <w:gridCol w:w="4789"/>
        <w:gridCol w:w="1584"/>
      </w:tblGrid>
      <w:tr w:rsidR="00F16705" w14:paraId="1DA47F30" w14:textId="77777777" w:rsidTr="00DF01F4">
        <w:tc>
          <w:tcPr>
            <w:tcW w:w="2160" w:type="dxa"/>
            <w:tcBorders>
              <w:top w:val="single" w:sz="12" w:space="0" w:color="000000"/>
              <w:bottom w:val="single" w:sz="12" w:space="0" w:color="000000"/>
            </w:tcBorders>
          </w:tcPr>
          <w:p w14:paraId="2A1A862F" w14:textId="77777777" w:rsidR="00F16705" w:rsidRDefault="00DB2897">
            <w:pPr>
              <w:spacing w:before="40" w:after="40"/>
            </w:pPr>
            <w:r>
              <w:rPr>
                <w:b/>
              </w:rPr>
              <w:t>Name</w:t>
            </w:r>
          </w:p>
        </w:tc>
        <w:tc>
          <w:tcPr>
            <w:tcW w:w="1335" w:type="dxa"/>
            <w:tcBorders>
              <w:top w:val="single" w:sz="12" w:space="0" w:color="000000"/>
              <w:bottom w:val="single" w:sz="12" w:space="0" w:color="000000"/>
            </w:tcBorders>
          </w:tcPr>
          <w:p w14:paraId="569A8307" w14:textId="77777777" w:rsidR="00F16705" w:rsidRDefault="00DB2897">
            <w:pPr>
              <w:spacing w:before="40" w:after="40"/>
            </w:pPr>
            <w:r>
              <w:rPr>
                <w:b/>
              </w:rPr>
              <w:t>Date</w:t>
            </w:r>
          </w:p>
        </w:tc>
        <w:tc>
          <w:tcPr>
            <w:tcW w:w="4789" w:type="dxa"/>
            <w:tcBorders>
              <w:top w:val="single" w:sz="12" w:space="0" w:color="000000"/>
              <w:bottom w:val="single" w:sz="12" w:space="0" w:color="000000"/>
            </w:tcBorders>
          </w:tcPr>
          <w:p w14:paraId="00A1881A" w14:textId="77777777" w:rsidR="00F16705" w:rsidRDefault="00DB2897">
            <w:pPr>
              <w:spacing w:before="40" w:after="40"/>
            </w:pPr>
            <w:r>
              <w:rPr>
                <w:b/>
              </w:rPr>
              <w:t>Reason For Changes</w:t>
            </w:r>
          </w:p>
        </w:tc>
        <w:tc>
          <w:tcPr>
            <w:tcW w:w="1584" w:type="dxa"/>
            <w:tcBorders>
              <w:top w:val="single" w:sz="12" w:space="0" w:color="000000"/>
              <w:bottom w:val="single" w:sz="12" w:space="0" w:color="000000"/>
            </w:tcBorders>
          </w:tcPr>
          <w:p w14:paraId="4FEEF7C7" w14:textId="77777777" w:rsidR="00F16705" w:rsidRDefault="00DB2897">
            <w:pPr>
              <w:spacing w:before="40" w:after="40"/>
            </w:pPr>
            <w:r>
              <w:rPr>
                <w:b/>
              </w:rPr>
              <w:t>Version</w:t>
            </w:r>
          </w:p>
        </w:tc>
      </w:tr>
      <w:tr w:rsidR="00F16705" w14:paraId="03C303FC" w14:textId="77777777" w:rsidTr="00DF01F4">
        <w:tc>
          <w:tcPr>
            <w:tcW w:w="2160" w:type="dxa"/>
            <w:tcBorders>
              <w:top w:val="nil"/>
            </w:tcBorders>
          </w:tcPr>
          <w:p w14:paraId="4AB016F9" w14:textId="77777777" w:rsidR="00F16705" w:rsidRDefault="00DB2897">
            <w:pPr>
              <w:spacing w:before="40" w:after="40"/>
            </w:pPr>
            <w:r>
              <w:t>Junior R. Gaseb</w:t>
            </w:r>
          </w:p>
        </w:tc>
        <w:tc>
          <w:tcPr>
            <w:tcW w:w="1335" w:type="dxa"/>
            <w:tcBorders>
              <w:top w:val="nil"/>
            </w:tcBorders>
          </w:tcPr>
          <w:p w14:paraId="606E33AF" w14:textId="1F1A9C4D" w:rsidR="00F16705" w:rsidRDefault="00DB2897">
            <w:pPr>
              <w:spacing w:before="40" w:after="40"/>
            </w:pPr>
            <w:r>
              <w:t>2</w:t>
            </w:r>
            <w:r w:rsidR="005272E7">
              <w:t>4</w:t>
            </w:r>
            <w:r>
              <w:t>/09/2025</w:t>
            </w:r>
          </w:p>
        </w:tc>
        <w:tc>
          <w:tcPr>
            <w:tcW w:w="4789" w:type="dxa"/>
            <w:tcBorders>
              <w:top w:val="nil"/>
            </w:tcBorders>
          </w:tcPr>
          <w:p w14:paraId="7EC1A99F" w14:textId="00FD54C4" w:rsidR="00F16705" w:rsidRDefault="00DB2897">
            <w:pPr>
              <w:spacing w:before="40" w:after="40"/>
            </w:pPr>
            <w:r>
              <w:t xml:space="preserve">Initial </w:t>
            </w:r>
            <w:r w:rsidR="00DF01F4">
              <w:t>document</w:t>
            </w:r>
          </w:p>
        </w:tc>
        <w:tc>
          <w:tcPr>
            <w:tcW w:w="1584" w:type="dxa"/>
            <w:tcBorders>
              <w:top w:val="nil"/>
            </w:tcBorders>
          </w:tcPr>
          <w:p w14:paraId="66952BED" w14:textId="77777777" w:rsidR="00F16705" w:rsidRDefault="00DB2897">
            <w:pPr>
              <w:spacing w:before="40" w:after="40"/>
            </w:pPr>
            <w:r>
              <w:t>1.0</w:t>
            </w:r>
          </w:p>
        </w:tc>
      </w:tr>
      <w:tr w:rsidR="00F16705" w14:paraId="69935A49" w14:textId="77777777" w:rsidTr="00DF01F4">
        <w:tc>
          <w:tcPr>
            <w:tcW w:w="2160" w:type="dxa"/>
            <w:tcBorders>
              <w:bottom w:val="single" w:sz="12" w:space="0" w:color="000000"/>
            </w:tcBorders>
          </w:tcPr>
          <w:p w14:paraId="6B7C88B3" w14:textId="77777777" w:rsidR="00F16705" w:rsidRDefault="00F16705">
            <w:pPr>
              <w:spacing w:before="40" w:after="40"/>
            </w:pPr>
          </w:p>
        </w:tc>
        <w:tc>
          <w:tcPr>
            <w:tcW w:w="1335" w:type="dxa"/>
            <w:tcBorders>
              <w:bottom w:val="single" w:sz="12" w:space="0" w:color="000000"/>
            </w:tcBorders>
          </w:tcPr>
          <w:p w14:paraId="23953709" w14:textId="77777777" w:rsidR="00F16705" w:rsidRDefault="00F16705">
            <w:pPr>
              <w:spacing w:before="40" w:after="40"/>
            </w:pPr>
          </w:p>
        </w:tc>
        <w:tc>
          <w:tcPr>
            <w:tcW w:w="4789" w:type="dxa"/>
            <w:tcBorders>
              <w:bottom w:val="single" w:sz="12" w:space="0" w:color="000000"/>
            </w:tcBorders>
          </w:tcPr>
          <w:p w14:paraId="2E6D1F6D" w14:textId="77777777" w:rsidR="00F16705" w:rsidRDefault="00F16705">
            <w:pPr>
              <w:spacing w:before="40" w:after="40"/>
            </w:pPr>
          </w:p>
        </w:tc>
        <w:tc>
          <w:tcPr>
            <w:tcW w:w="1584" w:type="dxa"/>
            <w:tcBorders>
              <w:bottom w:val="single" w:sz="12" w:space="0" w:color="000000"/>
            </w:tcBorders>
          </w:tcPr>
          <w:p w14:paraId="2B5B5331" w14:textId="77777777" w:rsidR="00F16705" w:rsidRDefault="00F16705">
            <w:pPr>
              <w:spacing w:before="40" w:after="40"/>
            </w:pPr>
          </w:p>
        </w:tc>
      </w:tr>
    </w:tbl>
    <w:p w14:paraId="54FB9A67" w14:textId="77777777" w:rsidR="00F16705" w:rsidRDefault="00F16705"/>
    <w:p w14:paraId="535F533C" w14:textId="77777777" w:rsidR="00F16705" w:rsidRDefault="00F16705">
      <w:pPr>
        <w:sectPr w:rsidR="00F16705">
          <w:headerReference w:type="default" r:id="rId9"/>
          <w:footerReference w:type="default" r:id="rId10"/>
          <w:pgSz w:w="12240" w:h="15840"/>
          <w:pgMar w:top="1440" w:right="1440" w:bottom="1440" w:left="1440" w:header="720" w:footer="720" w:gutter="0"/>
          <w:cols w:space="720"/>
        </w:sectPr>
      </w:pPr>
    </w:p>
    <w:p w14:paraId="0B08FB45" w14:textId="77777777" w:rsidR="00F16705" w:rsidRDefault="00DB2897">
      <w:pPr>
        <w:pStyle w:val="Heading1"/>
        <w:numPr>
          <w:ilvl w:val="0"/>
          <w:numId w:val="1"/>
        </w:numPr>
      </w:pPr>
      <w:bookmarkStart w:id="1" w:name="_a7pmsf7ebpj" w:colFirst="0" w:colLast="0"/>
      <w:bookmarkStart w:id="2" w:name="_Toc209599479"/>
      <w:bookmarkEnd w:id="1"/>
      <w:r>
        <w:lastRenderedPageBreak/>
        <w:t>Introduction</w:t>
      </w:r>
      <w:bookmarkEnd w:id="2"/>
    </w:p>
    <w:p w14:paraId="729C2AB4" w14:textId="77777777" w:rsidR="00F16705" w:rsidRDefault="00DB2897">
      <w:pPr>
        <w:pStyle w:val="Heading2"/>
        <w:numPr>
          <w:ilvl w:val="1"/>
          <w:numId w:val="1"/>
        </w:numPr>
      </w:pPr>
      <w:bookmarkStart w:id="3" w:name="_ov90tst6rjvw" w:colFirst="0" w:colLast="0"/>
      <w:bookmarkStart w:id="4" w:name="_Toc209599480"/>
      <w:bookmarkEnd w:id="3"/>
      <w:r>
        <w:t>Purpose</w:t>
      </w:r>
      <w:bookmarkEnd w:id="4"/>
      <w:r>
        <w:t xml:space="preserve"> </w:t>
      </w:r>
    </w:p>
    <w:p w14:paraId="6C1F34C6" w14:textId="77777777" w:rsidR="00F16705" w:rsidRDefault="00DB2897">
      <w:pPr>
        <w:pBdr>
          <w:top w:val="nil"/>
          <w:left w:val="nil"/>
          <w:bottom w:val="nil"/>
          <w:right w:val="nil"/>
          <w:between w:val="nil"/>
        </w:pBdr>
        <w:rPr>
          <w:rFonts w:ascii="Arial" w:eastAsia="Arial" w:hAnsi="Arial" w:cs="Arial"/>
          <w:color w:val="000000"/>
          <w:sz w:val="22"/>
          <w:szCs w:val="22"/>
        </w:rPr>
      </w:pPr>
      <w:bookmarkStart w:id="5" w:name="_asvxx02rb9b6" w:colFirst="0" w:colLast="0"/>
      <w:bookmarkEnd w:id="5"/>
      <w:r>
        <w:rPr>
          <w:rFonts w:ascii="Arial" w:eastAsia="Arial" w:hAnsi="Arial" w:cs="Arial"/>
          <w:color w:val="000000"/>
          <w:sz w:val="22"/>
          <w:szCs w:val="22"/>
        </w:rPr>
        <w:t>To track and maintain records of contracts between Namibia Wildlife Resorts (NWR) with external companies. It streamlines the process of contract creation, review, renewal, and expiration tracking. It ensures that contracts are backed up, securely stored, and accessible to authorized personnel.</w:t>
      </w:r>
    </w:p>
    <w:p w14:paraId="043873AA" w14:textId="77777777" w:rsidR="00F16705" w:rsidRDefault="00DB2897">
      <w:pPr>
        <w:pStyle w:val="Heading2"/>
        <w:numPr>
          <w:ilvl w:val="1"/>
          <w:numId w:val="1"/>
        </w:numPr>
      </w:pPr>
      <w:bookmarkStart w:id="6" w:name="_Toc209599481"/>
      <w:r>
        <w:t>Document Conventions</w:t>
      </w:r>
      <w:bookmarkEnd w:id="6"/>
    </w:p>
    <w:p w14:paraId="04B9EB3F"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Functional Requirements are labeled FRx.y, where x and y are numbers.</w:t>
      </w:r>
    </w:p>
    <w:p w14:paraId="6B8282FC"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Nonfunctional </w:t>
      </w:r>
      <w:r>
        <w:rPr>
          <w:rFonts w:ascii="Arial" w:eastAsia="Arial" w:hAnsi="Arial" w:cs="Arial"/>
          <w:sz w:val="22"/>
          <w:szCs w:val="22"/>
        </w:rPr>
        <w:t>requirements</w:t>
      </w:r>
      <w:r>
        <w:rPr>
          <w:rFonts w:ascii="Arial" w:eastAsia="Arial" w:hAnsi="Arial" w:cs="Arial"/>
          <w:color w:val="000000"/>
          <w:sz w:val="22"/>
          <w:szCs w:val="22"/>
        </w:rPr>
        <w:t xml:space="preserve"> are labeled NFRx.y, where x and y are numbers.</w:t>
      </w:r>
    </w:p>
    <w:p w14:paraId="08E7F91B" w14:textId="77777777" w:rsidR="00F16705" w:rsidRDefault="00DB2897">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Headings: Heading2, Times font, bold, size-14</w:t>
      </w:r>
    </w:p>
    <w:p w14:paraId="464C4884"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Body Text: Normal text, Arial font, size-11</w:t>
      </w:r>
    </w:p>
    <w:p w14:paraId="7786C345" w14:textId="77777777" w:rsidR="00F16705" w:rsidRDefault="00DB2897">
      <w:pPr>
        <w:pStyle w:val="Heading2"/>
        <w:numPr>
          <w:ilvl w:val="1"/>
          <w:numId w:val="1"/>
        </w:numPr>
      </w:pPr>
      <w:bookmarkStart w:id="7" w:name="_Toc209599482"/>
      <w:r>
        <w:t>Intended Audience and Reading Suggestions</w:t>
      </w:r>
      <w:bookmarkEnd w:id="7"/>
    </w:p>
    <w:p w14:paraId="07FE2DAC"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Intended for internal use within the organization, for future reference and traceability.</w:t>
      </w:r>
    </w:p>
    <w:p w14:paraId="3D2ADFD9"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will be used by:</w:t>
      </w:r>
    </w:p>
    <w:p w14:paraId="30DA62CC" w14:textId="77777777" w:rsidR="00F16705" w:rsidRPr="00DF01F4" w:rsidRDefault="00DB2897" w:rsidP="00DF01F4">
      <w:pPr>
        <w:pStyle w:val="ListParagraph"/>
        <w:numPr>
          <w:ilvl w:val="0"/>
          <w:numId w:val="15"/>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Developers: to design, test, and implement the system.</w:t>
      </w:r>
    </w:p>
    <w:p w14:paraId="450CF337" w14:textId="77777777" w:rsidR="00F16705" w:rsidRPr="00DF01F4" w:rsidRDefault="00DB2897" w:rsidP="00DF01F4">
      <w:pPr>
        <w:pStyle w:val="ListParagraph"/>
        <w:numPr>
          <w:ilvl w:val="0"/>
          <w:numId w:val="15"/>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IT staff</w:t>
      </w:r>
    </w:p>
    <w:p w14:paraId="1CDB6D48" w14:textId="77777777" w:rsidR="00F16705" w:rsidRPr="00DF01F4" w:rsidRDefault="00DB2897" w:rsidP="00DF01F4">
      <w:pPr>
        <w:pStyle w:val="ListParagraph"/>
        <w:numPr>
          <w:ilvl w:val="0"/>
          <w:numId w:val="15"/>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End Users (Admin, Managers, Viewers): for awareness if system functions.</w:t>
      </w:r>
    </w:p>
    <w:p w14:paraId="28FC3701" w14:textId="77777777" w:rsidR="00F16705" w:rsidRPr="00DF01F4" w:rsidRDefault="00DB2897" w:rsidP="00DF01F4">
      <w:pPr>
        <w:pStyle w:val="ListParagraph"/>
        <w:numPr>
          <w:ilvl w:val="0"/>
          <w:numId w:val="15"/>
        </w:numPr>
        <w:pBdr>
          <w:top w:val="nil"/>
          <w:left w:val="nil"/>
          <w:bottom w:val="nil"/>
          <w:right w:val="nil"/>
          <w:between w:val="nil"/>
        </w:pBdr>
        <w:rPr>
          <w:color w:val="000000"/>
          <w:sz w:val="22"/>
          <w:szCs w:val="22"/>
        </w:rPr>
      </w:pPr>
      <w:bookmarkStart w:id="8" w:name="_ynu4lgej8gkl" w:colFirst="0" w:colLast="0"/>
      <w:bookmarkEnd w:id="8"/>
      <w:r w:rsidRPr="00DF01F4">
        <w:rPr>
          <w:rFonts w:ascii="Arial" w:eastAsia="Arial" w:hAnsi="Arial" w:cs="Arial"/>
          <w:color w:val="000000"/>
          <w:sz w:val="22"/>
          <w:szCs w:val="22"/>
        </w:rPr>
        <w:t>Auditors</w:t>
      </w:r>
      <w:r w:rsidRPr="00DF01F4">
        <w:rPr>
          <w:rFonts w:ascii="Arial" w:eastAsia="Arial" w:hAnsi="Arial" w:cs="Arial"/>
          <w:smallCaps/>
          <w:color w:val="000000"/>
          <w:sz w:val="22"/>
          <w:szCs w:val="22"/>
        </w:rPr>
        <w:t xml:space="preserve"> </w:t>
      </w:r>
    </w:p>
    <w:p w14:paraId="6ED6DEA7" w14:textId="77777777" w:rsidR="00F16705" w:rsidRDefault="00DB2897">
      <w:pPr>
        <w:pStyle w:val="Heading2"/>
        <w:numPr>
          <w:ilvl w:val="1"/>
          <w:numId w:val="1"/>
        </w:numPr>
      </w:pPr>
      <w:bookmarkStart w:id="9" w:name="_Toc209599483"/>
      <w:r>
        <w:t>Product Scope</w:t>
      </w:r>
      <w:bookmarkEnd w:id="9"/>
    </w:p>
    <w:p w14:paraId="44289CD6"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system provides the following features:</w:t>
      </w:r>
    </w:p>
    <w:p w14:paraId="6515946F" w14:textId="77777777" w:rsidR="00F16705" w:rsidRPr="00DF01F4" w:rsidRDefault="00DB2897" w:rsidP="00DF01F4">
      <w:pPr>
        <w:pStyle w:val="ListParagraph"/>
        <w:numPr>
          <w:ilvl w:val="0"/>
          <w:numId w:val="14"/>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A web interface for contract CRUD operations (Create, Read, Update, and Delete).</w:t>
      </w:r>
    </w:p>
    <w:p w14:paraId="07EC463C" w14:textId="77777777" w:rsidR="00F16705" w:rsidRPr="00DF01F4" w:rsidRDefault="00DB2897" w:rsidP="00DF01F4">
      <w:pPr>
        <w:pStyle w:val="ListParagraph"/>
        <w:numPr>
          <w:ilvl w:val="0"/>
          <w:numId w:val="14"/>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Role-based access control (admin, manager, viewer (default user with limited permission).</w:t>
      </w:r>
    </w:p>
    <w:p w14:paraId="0E4F3275" w14:textId="77777777" w:rsidR="00F16705" w:rsidRPr="00DF01F4" w:rsidRDefault="00DB2897" w:rsidP="00DF01F4">
      <w:pPr>
        <w:pStyle w:val="ListParagraph"/>
        <w:numPr>
          <w:ilvl w:val="0"/>
          <w:numId w:val="14"/>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File uploads for contract documents (specifically PDF, DOC, and DOCX).</w:t>
      </w:r>
    </w:p>
    <w:p w14:paraId="0F4F70FF" w14:textId="77777777" w:rsidR="00F16705" w:rsidRPr="00DF01F4" w:rsidRDefault="00DB2897" w:rsidP="00DF01F4">
      <w:pPr>
        <w:pStyle w:val="ListParagraph"/>
        <w:numPr>
          <w:ilvl w:val="0"/>
          <w:numId w:val="14"/>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Automated email reminders for contract expirations (90, 60, and 30 days remaining).</w:t>
      </w:r>
    </w:p>
    <w:p w14:paraId="75AEACD7" w14:textId="77777777" w:rsidR="00F16705" w:rsidRPr="00DF01F4" w:rsidRDefault="00DB2897" w:rsidP="00DF01F4">
      <w:pPr>
        <w:pStyle w:val="ListParagraph"/>
        <w:numPr>
          <w:ilvl w:val="0"/>
          <w:numId w:val="14"/>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Emails send via SMTP</w:t>
      </w:r>
    </w:p>
    <w:p w14:paraId="4929BBE0" w14:textId="77777777" w:rsidR="00F16705" w:rsidRPr="00DF01F4" w:rsidRDefault="00DB2897" w:rsidP="00DF01F4">
      <w:pPr>
        <w:pStyle w:val="ListParagraph"/>
        <w:numPr>
          <w:ilvl w:val="0"/>
          <w:numId w:val="14"/>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Logging of email activities to `backend/logs/reminder_log.txt`.</w:t>
      </w:r>
    </w:p>
    <w:p w14:paraId="61195F4F" w14:textId="77777777" w:rsidR="00F16705" w:rsidRPr="00DF01F4" w:rsidRDefault="00DB2897" w:rsidP="00DF01F4">
      <w:pPr>
        <w:pStyle w:val="ListParagraph"/>
        <w:numPr>
          <w:ilvl w:val="0"/>
          <w:numId w:val="14"/>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Integration with a MySQL database.</w:t>
      </w:r>
    </w:p>
    <w:p w14:paraId="256A38DC" w14:textId="77777777" w:rsidR="00F16705" w:rsidRPr="00DF01F4" w:rsidRDefault="00DB2897" w:rsidP="00DF01F4">
      <w:pPr>
        <w:pStyle w:val="ListParagraph"/>
        <w:numPr>
          <w:ilvl w:val="0"/>
          <w:numId w:val="14"/>
        </w:numPr>
        <w:pBdr>
          <w:top w:val="nil"/>
          <w:left w:val="nil"/>
          <w:bottom w:val="nil"/>
          <w:right w:val="nil"/>
          <w:between w:val="nil"/>
        </w:pBdr>
        <w:rPr>
          <w:color w:val="000000"/>
          <w:sz w:val="22"/>
          <w:szCs w:val="22"/>
        </w:rPr>
      </w:pPr>
      <w:bookmarkStart w:id="10" w:name="_yxycki8ip7pv" w:colFirst="0" w:colLast="0"/>
      <w:bookmarkEnd w:id="10"/>
      <w:r w:rsidRPr="00DF01F4">
        <w:rPr>
          <w:rFonts w:ascii="Arial" w:eastAsia="Arial" w:hAnsi="Arial" w:cs="Arial"/>
          <w:color w:val="000000"/>
          <w:sz w:val="22"/>
          <w:szCs w:val="22"/>
        </w:rPr>
        <w:t>Deployed in a Windows server/Xampp environment.</w:t>
      </w:r>
    </w:p>
    <w:p w14:paraId="77141D9F" w14:textId="77777777" w:rsidR="00F16705" w:rsidRDefault="00DB2897">
      <w:pPr>
        <w:pStyle w:val="Heading2"/>
        <w:numPr>
          <w:ilvl w:val="1"/>
          <w:numId w:val="1"/>
        </w:numPr>
      </w:pPr>
      <w:bookmarkStart w:id="11" w:name="_Toc209599484"/>
      <w:r>
        <w:t>References</w:t>
      </w:r>
      <w:bookmarkEnd w:id="11"/>
    </w:p>
    <w:p w14:paraId="59C14476" w14:textId="77777777" w:rsidR="00F16705" w:rsidRDefault="00DB2897">
      <w:pPr>
        <w:numPr>
          <w:ilvl w:val="0"/>
          <w:numId w:val="3"/>
        </w:numPr>
        <w:pBdr>
          <w:top w:val="nil"/>
          <w:left w:val="nil"/>
          <w:bottom w:val="nil"/>
          <w:right w:val="nil"/>
          <w:between w:val="nil"/>
        </w:pBdr>
        <w:rPr>
          <w:i/>
          <w:color w:val="000000"/>
          <w:sz w:val="22"/>
          <w:szCs w:val="22"/>
        </w:rPr>
      </w:pPr>
      <w:r>
        <w:rPr>
          <w:rFonts w:ascii="Arial" w:eastAsia="Arial" w:hAnsi="Arial" w:cs="Arial"/>
          <w:i/>
          <w:color w:val="000000"/>
          <w:sz w:val="22"/>
          <w:szCs w:val="22"/>
        </w:rPr>
        <w:t xml:space="preserve">PHPMailer Documentation: </w:t>
      </w:r>
      <w:hyperlink r:id="rId11">
        <w:r>
          <w:rPr>
            <w:rFonts w:ascii="Arial" w:eastAsia="Arial" w:hAnsi="Arial" w:cs="Arial"/>
            <w:i/>
            <w:color w:val="0563C1"/>
            <w:sz w:val="22"/>
            <w:szCs w:val="22"/>
            <w:u w:val="single"/>
          </w:rPr>
          <w:t>https://github.com/PHPMailer/PHPMailer</w:t>
        </w:r>
      </w:hyperlink>
      <w:r>
        <w:rPr>
          <w:rFonts w:ascii="Arial" w:eastAsia="Arial" w:hAnsi="Arial" w:cs="Arial"/>
          <w:i/>
          <w:color w:val="000000"/>
          <w:sz w:val="22"/>
          <w:szCs w:val="22"/>
        </w:rPr>
        <w:t xml:space="preserve"> </w:t>
      </w:r>
    </w:p>
    <w:p w14:paraId="666C4BB1" w14:textId="77777777" w:rsidR="00F16705" w:rsidRDefault="00DB2897">
      <w:pPr>
        <w:numPr>
          <w:ilvl w:val="0"/>
          <w:numId w:val="3"/>
        </w:numPr>
        <w:pBdr>
          <w:top w:val="nil"/>
          <w:left w:val="nil"/>
          <w:bottom w:val="nil"/>
          <w:right w:val="nil"/>
          <w:between w:val="nil"/>
        </w:pBdr>
        <w:rPr>
          <w:i/>
          <w:color w:val="000000"/>
          <w:sz w:val="22"/>
          <w:szCs w:val="22"/>
        </w:rPr>
      </w:pPr>
      <w:r>
        <w:rPr>
          <w:rFonts w:ascii="Arial" w:eastAsia="Arial" w:hAnsi="Arial" w:cs="Arial"/>
          <w:i/>
          <w:color w:val="000000"/>
          <w:sz w:val="22"/>
          <w:szCs w:val="22"/>
        </w:rPr>
        <w:t xml:space="preserve">XAMPP Setup: </w:t>
      </w:r>
      <w:hyperlink r:id="rId12">
        <w:r>
          <w:rPr>
            <w:rFonts w:ascii="Arial" w:eastAsia="Arial" w:hAnsi="Arial" w:cs="Arial"/>
            <w:i/>
            <w:color w:val="0563C1"/>
            <w:sz w:val="22"/>
            <w:szCs w:val="22"/>
            <w:u w:val="single"/>
          </w:rPr>
          <w:t>https://www.apachefriends.org/</w:t>
        </w:r>
      </w:hyperlink>
      <w:r>
        <w:rPr>
          <w:rFonts w:ascii="Arial" w:eastAsia="Arial" w:hAnsi="Arial" w:cs="Arial"/>
          <w:i/>
          <w:color w:val="000000"/>
          <w:sz w:val="22"/>
          <w:szCs w:val="22"/>
        </w:rPr>
        <w:t xml:space="preserve">    </w:t>
      </w:r>
    </w:p>
    <w:p w14:paraId="63A0A38F" w14:textId="77777777" w:rsidR="00F16705" w:rsidRDefault="00DB2897">
      <w:pPr>
        <w:numPr>
          <w:ilvl w:val="0"/>
          <w:numId w:val="3"/>
        </w:numPr>
        <w:pBdr>
          <w:top w:val="nil"/>
          <w:left w:val="nil"/>
          <w:bottom w:val="nil"/>
          <w:right w:val="nil"/>
          <w:between w:val="nil"/>
        </w:pBdr>
        <w:rPr>
          <w:i/>
          <w:color w:val="000000"/>
          <w:sz w:val="22"/>
          <w:szCs w:val="22"/>
        </w:rPr>
      </w:pPr>
      <w:r>
        <w:rPr>
          <w:rFonts w:ascii="Arial" w:eastAsia="Arial" w:hAnsi="Arial" w:cs="Arial"/>
          <w:i/>
          <w:color w:val="000000"/>
          <w:sz w:val="22"/>
          <w:szCs w:val="22"/>
        </w:rPr>
        <w:t xml:space="preserve">Windows Task Scheduler: </w:t>
      </w:r>
      <w:hyperlink r:id="rId13">
        <w:r>
          <w:rPr>
            <w:rFonts w:ascii="Arial" w:eastAsia="Arial" w:hAnsi="Arial" w:cs="Arial"/>
            <w:i/>
            <w:color w:val="0563C1"/>
            <w:sz w:val="22"/>
            <w:szCs w:val="22"/>
            <w:u w:val="single"/>
          </w:rPr>
          <w:t>https://learn.microsoft.com/en-us/dynamics365/business-central/dev-itpro/developer/devenv-task-scheduler</w:t>
        </w:r>
      </w:hyperlink>
      <w:r>
        <w:rPr>
          <w:rFonts w:ascii="Arial" w:eastAsia="Arial" w:hAnsi="Arial" w:cs="Arial"/>
          <w:i/>
          <w:color w:val="000000"/>
          <w:sz w:val="22"/>
          <w:szCs w:val="22"/>
        </w:rPr>
        <w:t xml:space="preserve"> </w:t>
      </w:r>
    </w:p>
    <w:p w14:paraId="24AF921F" w14:textId="77777777" w:rsidR="00F16705" w:rsidRDefault="00F16705" w:rsidP="00DF01F4">
      <w:pPr>
        <w:pBdr>
          <w:top w:val="nil"/>
          <w:left w:val="nil"/>
          <w:bottom w:val="nil"/>
          <w:right w:val="nil"/>
          <w:between w:val="nil"/>
        </w:pBdr>
        <w:ind w:left="720"/>
        <w:rPr>
          <w:i/>
          <w:color w:val="000000"/>
          <w:sz w:val="22"/>
          <w:szCs w:val="22"/>
        </w:rPr>
      </w:pPr>
      <w:bookmarkStart w:id="12" w:name="_x4hz10mrurq4" w:colFirst="0" w:colLast="0"/>
      <w:bookmarkEnd w:id="12"/>
    </w:p>
    <w:p w14:paraId="7E857BAF" w14:textId="77777777" w:rsidR="00F16705" w:rsidRDefault="00DB2897">
      <w:pPr>
        <w:pStyle w:val="Heading1"/>
        <w:numPr>
          <w:ilvl w:val="0"/>
          <w:numId w:val="1"/>
        </w:numPr>
      </w:pPr>
      <w:bookmarkStart w:id="13" w:name="_Toc209599485"/>
      <w:r>
        <w:lastRenderedPageBreak/>
        <w:t>Overall Description</w:t>
      </w:r>
      <w:bookmarkEnd w:id="13"/>
    </w:p>
    <w:p w14:paraId="61E6F344" w14:textId="77777777" w:rsidR="00F16705" w:rsidRDefault="00DB2897">
      <w:pPr>
        <w:pStyle w:val="Heading2"/>
        <w:numPr>
          <w:ilvl w:val="1"/>
          <w:numId w:val="1"/>
        </w:numPr>
      </w:pPr>
      <w:bookmarkStart w:id="14" w:name="_s187h78cs8zc" w:colFirst="0" w:colLast="0"/>
      <w:bookmarkStart w:id="15" w:name="_Toc209599486"/>
      <w:bookmarkEnd w:id="14"/>
      <w:r>
        <w:t>Product Perspective</w:t>
      </w:r>
      <w:bookmarkEnd w:id="15"/>
    </w:p>
    <w:p w14:paraId="740F59EE" w14:textId="77777777" w:rsidR="00F16705" w:rsidRDefault="00DB2897">
      <w:pPr>
        <w:rPr>
          <w:rFonts w:ascii="Calibri" w:eastAsia="Calibri" w:hAnsi="Calibri" w:cs="Calibri"/>
          <w:sz w:val="22"/>
          <w:szCs w:val="22"/>
        </w:rPr>
      </w:pPr>
      <w:bookmarkStart w:id="16" w:name="_gs1mycbf9swb" w:colFirst="0" w:colLast="0"/>
      <w:bookmarkEnd w:id="16"/>
      <w:r>
        <w:t>The Contract Registry System is a standalone web-based application built using PHP (backend), JavaScript/CSS/HTML (frontend), and MySQL (database). It integrates with PHPMailer for email notifications and uses Windows Task Scheduler for automated script execution.</w:t>
      </w:r>
    </w:p>
    <w:p w14:paraId="0BFA04B0" w14:textId="77777777" w:rsidR="00F16705" w:rsidRDefault="00DB2897">
      <w:pPr>
        <w:pStyle w:val="Heading2"/>
        <w:numPr>
          <w:ilvl w:val="1"/>
          <w:numId w:val="1"/>
        </w:numPr>
      </w:pPr>
      <w:bookmarkStart w:id="17" w:name="_Toc209599487"/>
      <w:r>
        <w:t>Product Functions</w:t>
      </w:r>
      <w:bookmarkEnd w:id="17"/>
    </w:p>
    <w:p w14:paraId="119285EB" w14:textId="77777777" w:rsidR="00F16705" w:rsidRDefault="00DB2897">
      <w:pPr>
        <w:numPr>
          <w:ilvl w:val="0"/>
          <w:numId w:val="6"/>
        </w:numPr>
      </w:pPr>
      <w:r>
        <w:t>User authentication and authorization.</w:t>
      </w:r>
    </w:p>
    <w:p w14:paraId="3D2841C4" w14:textId="77777777" w:rsidR="00F16705" w:rsidRDefault="00DB2897">
      <w:pPr>
        <w:numPr>
          <w:ilvl w:val="0"/>
          <w:numId w:val="6"/>
        </w:numPr>
      </w:pPr>
      <w:r>
        <w:t>CRUD operations on contracts.</w:t>
      </w:r>
    </w:p>
    <w:p w14:paraId="4C6FDB49" w14:textId="77777777" w:rsidR="00F16705" w:rsidRDefault="00DB2897">
      <w:pPr>
        <w:numPr>
          <w:ilvl w:val="0"/>
          <w:numId w:val="6"/>
        </w:numPr>
      </w:pPr>
      <w:r>
        <w:t>File management (upload, view, download).</w:t>
      </w:r>
    </w:p>
    <w:p w14:paraId="7A3C6C9D" w14:textId="77777777" w:rsidR="00F16705" w:rsidRDefault="00DB2897">
      <w:pPr>
        <w:numPr>
          <w:ilvl w:val="0"/>
          <w:numId w:val="6"/>
        </w:numPr>
      </w:pPr>
      <w:r>
        <w:t>Contract type management.</w:t>
      </w:r>
    </w:p>
    <w:p w14:paraId="7B1FAEDB" w14:textId="77777777" w:rsidR="00F16705" w:rsidRDefault="00DB2897">
      <w:pPr>
        <w:numPr>
          <w:ilvl w:val="0"/>
          <w:numId w:val="6"/>
        </w:numPr>
      </w:pPr>
      <w:r>
        <w:t>Automated contract expiry reminders.</w:t>
      </w:r>
    </w:p>
    <w:p w14:paraId="0983F016" w14:textId="77777777" w:rsidR="00F16705" w:rsidRDefault="00DB2897">
      <w:pPr>
        <w:numPr>
          <w:ilvl w:val="0"/>
          <w:numId w:val="6"/>
        </w:numPr>
      </w:pPr>
      <w:r>
        <w:t>Logging of email activities.</w:t>
      </w:r>
    </w:p>
    <w:p w14:paraId="259E3E75" w14:textId="77777777" w:rsidR="00F16705" w:rsidRDefault="00DB2897">
      <w:pPr>
        <w:numPr>
          <w:ilvl w:val="0"/>
          <w:numId w:val="6"/>
        </w:numPr>
      </w:pPr>
      <w:bookmarkStart w:id="18" w:name="_gjkmenhlro4" w:colFirst="0" w:colLast="0"/>
      <w:bookmarkEnd w:id="18"/>
      <w:r>
        <w:t>API endpoints for contract operations.</w:t>
      </w:r>
    </w:p>
    <w:p w14:paraId="42CEC667" w14:textId="77777777" w:rsidR="00F16705" w:rsidRDefault="00DB2897">
      <w:pPr>
        <w:pStyle w:val="Heading2"/>
        <w:numPr>
          <w:ilvl w:val="1"/>
          <w:numId w:val="1"/>
        </w:numPr>
      </w:pPr>
      <w:bookmarkStart w:id="19" w:name="_Toc209599488"/>
      <w:r>
        <w:t>User Classes and Characteristics</w:t>
      </w:r>
      <w:bookmarkEnd w:id="19"/>
    </w:p>
    <w:p w14:paraId="119E243A"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Admin: Full access, manage users, roles, contracts.</w:t>
      </w:r>
    </w:p>
    <w:p w14:paraId="7AE0917E"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Manager: Manage contracts (create, edit, delete).</w:t>
      </w:r>
    </w:p>
    <w:p w14:paraId="143A9978" w14:textId="77777777" w:rsidR="00F16705" w:rsidRDefault="00DB2897">
      <w:pPr>
        <w:pBdr>
          <w:top w:val="nil"/>
          <w:left w:val="nil"/>
          <w:bottom w:val="nil"/>
          <w:right w:val="nil"/>
          <w:between w:val="nil"/>
        </w:pBdr>
        <w:rPr>
          <w:rFonts w:ascii="Arial" w:eastAsia="Arial" w:hAnsi="Arial" w:cs="Arial"/>
          <w:color w:val="000000"/>
          <w:sz w:val="22"/>
          <w:szCs w:val="22"/>
        </w:rPr>
      </w:pPr>
      <w:bookmarkStart w:id="20" w:name="_deaor9uf10sb" w:colFirst="0" w:colLast="0"/>
      <w:bookmarkEnd w:id="20"/>
      <w:r>
        <w:rPr>
          <w:rFonts w:ascii="Arial" w:eastAsia="Arial" w:hAnsi="Arial" w:cs="Arial"/>
          <w:color w:val="000000"/>
          <w:sz w:val="22"/>
          <w:szCs w:val="22"/>
        </w:rPr>
        <w:t>Viewer: Limited to viewing contracts and documents.</w:t>
      </w:r>
    </w:p>
    <w:p w14:paraId="271E4C77" w14:textId="77777777" w:rsidR="00F16705" w:rsidRDefault="00DB2897">
      <w:pPr>
        <w:pStyle w:val="Heading2"/>
        <w:numPr>
          <w:ilvl w:val="1"/>
          <w:numId w:val="1"/>
        </w:numPr>
      </w:pPr>
      <w:bookmarkStart w:id="21" w:name="_Toc209599489"/>
      <w:r>
        <w:t>Operating Environment</w:t>
      </w:r>
      <w:bookmarkEnd w:id="21"/>
    </w:p>
    <w:p w14:paraId="506829BA"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OS: Windows Sever / Windows 10+</w:t>
      </w:r>
    </w:p>
    <w:p w14:paraId="47159CC3"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Webserver: Apache (XAMPP)</w:t>
      </w:r>
    </w:p>
    <w:p w14:paraId="232BB6AA"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Database: MySQL</w:t>
      </w:r>
    </w:p>
    <w:p w14:paraId="5F0B58B8"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Browser Support: Chrome, Firefox, Edge (Latest version)</w:t>
      </w:r>
    </w:p>
    <w:p w14:paraId="51577730" w14:textId="77777777" w:rsidR="00F16705" w:rsidRDefault="00DB2897">
      <w:pPr>
        <w:pBdr>
          <w:top w:val="nil"/>
          <w:left w:val="nil"/>
          <w:bottom w:val="nil"/>
          <w:right w:val="nil"/>
          <w:between w:val="nil"/>
        </w:pBdr>
        <w:rPr>
          <w:rFonts w:ascii="Arial" w:eastAsia="Arial" w:hAnsi="Arial" w:cs="Arial"/>
          <w:color w:val="000000"/>
          <w:sz w:val="22"/>
          <w:szCs w:val="22"/>
        </w:rPr>
      </w:pPr>
      <w:bookmarkStart w:id="22" w:name="_ix9p4lc5jrd4" w:colFirst="0" w:colLast="0"/>
      <w:bookmarkEnd w:id="22"/>
      <w:r>
        <w:rPr>
          <w:rFonts w:ascii="Arial" w:eastAsia="Arial" w:hAnsi="Arial" w:cs="Arial"/>
          <w:color w:val="000000"/>
          <w:sz w:val="22"/>
          <w:szCs w:val="22"/>
        </w:rPr>
        <w:t xml:space="preserve">Email: SMTP </w:t>
      </w:r>
    </w:p>
    <w:p w14:paraId="23845F4E" w14:textId="77777777" w:rsidR="00F16705" w:rsidRDefault="00DB2897">
      <w:pPr>
        <w:pStyle w:val="Heading2"/>
        <w:numPr>
          <w:ilvl w:val="1"/>
          <w:numId w:val="1"/>
        </w:numPr>
      </w:pPr>
      <w:bookmarkStart w:id="23" w:name="_Toc209599490"/>
      <w:r>
        <w:t>Design and Implementation Constraints</w:t>
      </w:r>
      <w:bookmarkEnd w:id="23"/>
    </w:p>
    <w:p w14:paraId="2848F846" w14:textId="77777777" w:rsidR="00F16705" w:rsidRDefault="00DB2897">
      <w:r>
        <w:t>Only authenticated users may access contracts.</w:t>
      </w:r>
    </w:p>
    <w:p w14:paraId="12694D1B" w14:textId="77777777" w:rsidR="00F16705" w:rsidRDefault="00DB2897">
      <w:r>
        <w:t>File uploads restricted to PDF, DOC, DOCX.</w:t>
      </w:r>
    </w:p>
    <w:p w14:paraId="6CBFB6B5" w14:textId="77777777" w:rsidR="00F16705" w:rsidRDefault="00DB2897">
      <w:r>
        <w:t>Emails must be sent via Gmail SMTP with TLS.</w:t>
      </w:r>
    </w:p>
    <w:p w14:paraId="11D13CE9" w14:textId="77777777" w:rsidR="00F16705" w:rsidRDefault="00DB2897">
      <w:bookmarkStart w:id="24" w:name="_cdbcoul6z3er" w:colFirst="0" w:colLast="0"/>
      <w:bookmarkEnd w:id="24"/>
      <w:r>
        <w:t>Session-based authentication required.</w:t>
      </w:r>
    </w:p>
    <w:p w14:paraId="74B3E06F" w14:textId="56C3D2B0" w:rsidR="00F16705" w:rsidRPr="00DF01F4" w:rsidRDefault="00DB2897" w:rsidP="00DF01F4">
      <w:pPr>
        <w:pStyle w:val="Heading2"/>
        <w:numPr>
          <w:ilvl w:val="1"/>
          <w:numId w:val="1"/>
        </w:numPr>
      </w:pPr>
      <w:bookmarkStart w:id="25" w:name="_Toc209599491"/>
      <w:r>
        <w:t>User Documentation</w:t>
      </w:r>
      <w:bookmarkEnd w:id="25"/>
    </w:p>
    <w:p w14:paraId="33B5FFC1" w14:textId="77777777" w:rsidR="00F16705" w:rsidRDefault="00DB2897">
      <w:pPr>
        <w:pBdr>
          <w:top w:val="nil"/>
          <w:left w:val="nil"/>
          <w:bottom w:val="nil"/>
          <w:right w:val="nil"/>
          <w:between w:val="nil"/>
        </w:pBdr>
        <w:rPr>
          <w:rFonts w:ascii="Arial" w:eastAsia="Arial" w:hAnsi="Arial" w:cs="Arial"/>
          <w:i/>
          <w:color w:val="000000"/>
          <w:sz w:val="22"/>
          <w:szCs w:val="22"/>
        </w:rPr>
      </w:pPr>
      <w:bookmarkStart w:id="26" w:name="_ru6kb6kw1cfv" w:colFirst="0" w:colLast="0"/>
      <w:bookmarkEnd w:id="26"/>
      <w:r>
        <w:rPr>
          <w:rFonts w:ascii="Arial" w:eastAsia="Arial" w:hAnsi="Arial" w:cs="Arial"/>
          <w:i/>
          <w:color w:val="000000"/>
          <w:sz w:val="22"/>
          <w:szCs w:val="22"/>
        </w:rPr>
        <w:t>TBD</w:t>
      </w:r>
    </w:p>
    <w:p w14:paraId="68216BA6" w14:textId="77777777" w:rsidR="00F16705" w:rsidRDefault="00DB2897">
      <w:pPr>
        <w:pStyle w:val="Heading2"/>
        <w:numPr>
          <w:ilvl w:val="1"/>
          <w:numId w:val="1"/>
        </w:numPr>
      </w:pPr>
      <w:bookmarkStart w:id="27" w:name="_Toc209599492"/>
      <w:r>
        <w:lastRenderedPageBreak/>
        <w:t>Assumptions and Dependencies</w:t>
      </w:r>
      <w:bookmarkEnd w:id="27"/>
    </w:p>
    <w:p w14:paraId="652BA5A8"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2.7.1 Assumptions</w:t>
      </w:r>
    </w:p>
    <w:p w14:paraId="567EFC84"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Assumption that the system will be limited to qualified personal.</w:t>
      </w:r>
    </w:p>
    <w:p w14:paraId="60AA2FAA"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Users are assumed to know basic web navigation.</w:t>
      </w:r>
    </w:p>
    <w:p w14:paraId="7BF3732E"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the contracts will be handled by the person that creates them on the system.</w:t>
      </w:r>
    </w:p>
    <w:p w14:paraId="4596B787" w14:textId="77777777" w:rsidR="00F16705" w:rsidRDefault="00F16705">
      <w:pPr>
        <w:pBdr>
          <w:top w:val="nil"/>
          <w:left w:val="nil"/>
          <w:bottom w:val="nil"/>
          <w:right w:val="nil"/>
          <w:between w:val="nil"/>
        </w:pBdr>
        <w:rPr>
          <w:rFonts w:ascii="Arial" w:eastAsia="Arial" w:hAnsi="Arial" w:cs="Arial"/>
          <w:color w:val="000000"/>
          <w:sz w:val="22"/>
          <w:szCs w:val="22"/>
        </w:rPr>
      </w:pPr>
    </w:p>
    <w:p w14:paraId="420B8DC9"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2.7.2 Dependencies</w:t>
      </w:r>
    </w:p>
    <w:p w14:paraId="504B2665" w14:textId="77777777" w:rsidR="00F16705" w:rsidRDefault="00DB2897">
      <w:pPr>
        <w:pBdr>
          <w:top w:val="nil"/>
          <w:left w:val="nil"/>
          <w:bottom w:val="nil"/>
          <w:right w:val="nil"/>
          <w:between w:val="nil"/>
        </w:pBdr>
        <w:rPr>
          <w:rFonts w:ascii="Arial" w:eastAsia="Arial" w:hAnsi="Arial" w:cs="Arial"/>
          <w:color w:val="000000"/>
          <w:sz w:val="22"/>
          <w:szCs w:val="22"/>
        </w:rPr>
      </w:pPr>
      <w:bookmarkStart w:id="28" w:name="_yboyfbq8yf7" w:colFirst="0" w:colLast="0"/>
      <w:bookmarkEnd w:id="28"/>
      <w:r>
        <w:rPr>
          <w:rFonts w:ascii="Arial" w:eastAsia="Arial" w:hAnsi="Arial" w:cs="Arial"/>
          <w:color w:val="000000"/>
          <w:sz w:val="22"/>
          <w:szCs w:val="22"/>
        </w:rPr>
        <w:t>The system depends on PHPMailer, MySQL, and Task Scheduler.</w:t>
      </w:r>
    </w:p>
    <w:p w14:paraId="6E0CCA61" w14:textId="77777777" w:rsidR="00F16705" w:rsidRDefault="00DB2897">
      <w:pPr>
        <w:pStyle w:val="Heading1"/>
        <w:numPr>
          <w:ilvl w:val="0"/>
          <w:numId w:val="1"/>
        </w:numPr>
      </w:pPr>
      <w:bookmarkStart w:id="29" w:name="_Toc209599493"/>
      <w:r>
        <w:t>External Interface Requirements</w:t>
      </w:r>
      <w:bookmarkEnd w:id="29"/>
    </w:p>
    <w:p w14:paraId="7BBCD555" w14:textId="77777777" w:rsidR="00F16705" w:rsidRDefault="00DB2897">
      <w:pPr>
        <w:pStyle w:val="Heading2"/>
        <w:numPr>
          <w:ilvl w:val="1"/>
          <w:numId w:val="1"/>
        </w:numPr>
      </w:pPr>
      <w:bookmarkStart w:id="30" w:name="_Toc209599494"/>
      <w:r>
        <w:t>User Interfaces</w:t>
      </w:r>
      <w:bookmarkEnd w:id="30"/>
    </w:p>
    <w:p w14:paraId="165125E0"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Login Page: Authentication (</w:t>
      </w:r>
      <w:r>
        <w:rPr>
          <w:rFonts w:ascii="Arial" w:eastAsia="Arial" w:hAnsi="Arial" w:cs="Arial"/>
          <w:sz w:val="22"/>
          <w:szCs w:val="22"/>
        </w:rPr>
        <w:t>email</w:t>
      </w:r>
      <w:r>
        <w:rPr>
          <w:rFonts w:ascii="Arial" w:eastAsia="Arial" w:hAnsi="Arial" w:cs="Arial"/>
          <w:color w:val="000000"/>
          <w:sz w:val="22"/>
          <w:szCs w:val="22"/>
        </w:rPr>
        <w:t>, password).</w:t>
      </w:r>
    </w:p>
    <w:p w14:paraId="4226CFED" w14:textId="77777777" w:rsidR="00F16705" w:rsidRDefault="00DB2897">
      <w:pPr>
        <w:rPr>
          <w:rFonts w:ascii="Arial" w:eastAsia="Arial" w:hAnsi="Arial" w:cs="Arial"/>
          <w:sz w:val="22"/>
          <w:szCs w:val="22"/>
        </w:rPr>
      </w:pPr>
      <w:r>
        <w:rPr>
          <w:rFonts w:ascii="Arial" w:eastAsia="Arial" w:hAnsi="Arial" w:cs="Arial"/>
          <w:noProof/>
          <w:sz w:val="22"/>
          <w:szCs w:val="22"/>
          <w:lang w:val="en-US" w:eastAsia="en-US"/>
        </w:rPr>
        <w:drawing>
          <wp:inline distT="114300" distB="114300" distL="114300" distR="114300" wp14:anchorId="5B96EA36" wp14:editId="47A40DD5">
            <wp:extent cx="4181767" cy="394888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181767" cy="3948884"/>
                    </a:xfrm>
                    <a:prstGeom prst="rect">
                      <a:avLst/>
                    </a:prstGeom>
                    <a:ln/>
                  </pic:spPr>
                </pic:pic>
              </a:graphicData>
            </a:graphic>
          </wp:inline>
        </w:drawing>
      </w:r>
    </w:p>
    <w:p w14:paraId="660390DC" w14:textId="77777777" w:rsidR="00F16705" w:rsidRDefault="00F16705">
      <w:pPr>
        <w:rPr>
          <w:rFonts w:ascii="Arial" w:eastAsia="Arial" w:hAnsi="Arial" w:cs="Arial"/>
          <w:sz w:val="22"/>
          <w:szCs w:val="22"/>
        </w:rPr>
      </w:pPr>
    </w:p>
    <w:p w14:paraId="31D938FD" w14:textId="77777777" w:rsidR="00F16705" w:rsidRDefault="00DB2897">
      <w:pPr>
        <w:rPr>
          <w:rFonts w:ascii="Arial" w:eastAsia="Arial" w:hAnsi="Arial" w:cs="Arial"/>
          <w:sz w:val="22"/>
          <w:szCs w:val="22"/>
        </w:rPr>
      </w:pPr>
      <w:r>
        <w:rPr>
          <w:rFonts w:ascii="Arial" w:eastAsia="Arial" w:hAnsi="Arial" w:cs="Arial"/>
          <w:noProof/>
          <w:sz w:val="22"/>
          <w:szCs w:val="22"/>
          <w:lang w:val="en-US" w:eastAsia="en-US"/>
        </w:rPr>
        <w:lastRenderedPageBreak/>
        <w:drawing>
          <wp:inline distT="114300" distB="114300" distL="114300" distR="114300" wp14:anchorId="7BB373A6" wp14:editId="2E68AE40">
            <wp:extent cx="4829175" cy="7962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829175" cy="7962900"/>
                    </a:xfrm>
                    <a:prstGeom prst="rect">
                      <a:avLst/>
                    </a:prstGeom>
                    <a:ln/>
                  </pic:spPr>
                </pic:pic>
              </a:graphicData>
            </a:graphic>
          </wp:inline>
        </w:drawing>
      </w:r>
    </w:p>
    <w:p w14:paraId="756C1F6B" w14:textId="77777777" w:rsidR="00F16705" w:rsidRDefault="00F16705">
      <w:pPr>
        <w:pBdr>
          <w:top w:val="nil"/>
          <w:left w:val="nil"/>
          <w:bottom w:val="nil"/>
          <w:right w:val="nil"/>
          <w:between w:val="nil"/>
        </w:pBdr>
        <w:rPr>
          <w:rFonts w:ascii="Arial" w:eastAsia="Arial" w:hAnsi="Arial" w:cs="Arial"/>
          <w:color w:val="000000"/>
          <w:sz w:val="22"/>
          <w:szCs w:val="22"/>
        </w:rPr>
      </w:pPr>
    </w:p>
    <w:p w14:paraId="4FFE4016"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lastRenderedPageBreak/>
        <w:t>Dashboard: Displays user info, role badge, and navigation links.</w:t>
      </w:r>
    </w:p>
    <w:p w14:paraId="67ED5B57"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noProof/>
          <w:sz w:val="22"/>
          <w:szCs w:val="22"/>
          <w:lang w:val="en-US" w:eastAsia="en-US"/>
        </w:rPr>
        <w:drawing>
          <wp:inline distT="114300" distB="114300" distL="114300" distR="114300" wp14:anchorId="00F1AC57" wp14:editId="526D25F9">
            <wp:extent cx="6126480" cy="2705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126480" cy="2705100"/>
                    </a:xfrm>
                    <a:prstGeom prst="rect">
                      <a:avLst/>
                    </a:prstGeom>
                    <a:ln/>
                  </pic:spPr>
                </pic:pic>
              </a:graphicData>
            </a:graphic>
          </wp:inline>
        </w:drawing>
      </w:r>
    </w:p>
    <w:p w14:paraId="17D60029" w14:textId="77777777" w:rsidR="00F16705" w:rsidRDefault="00F16705">
      <w:pPr>
        <w:pBdr>
          <w:top w:val="nil"/>
          <w:left w:val="nil"/>
          <w:bottom w:val="nil"/>
          <w:right w:val="nil"/>
          <w:between w:val="nil"/>
        </w:pBdr>
        <w:rPr>
          <w:rFonts w:ascii="Arial" w:eastAsia="Arial" w:hAnsi="Arial" w:cs="Arial"/>
          <w:color w:val="000000"/>
          <w:sz w:val="22"/>
          <w:szCs w:val="22"/>
        </w:rPr>
      </w:pPr>
    </w:p>
    <w:p w14:paraId="07D0D96C" w14:textId="77777777" w:rsidR="00F16705" w:rsidRDefault="00DB2897">
      <w:pPr>
        <w:pBdr>
          <w:top w:val="nil"/>
          <w:left w:val="nil"/>
          <w:bottom w:val="nil"/>
          <w:right w:val="nil"/>
          <w:between w:val="nil"/>
        </w:pBdr>
        <w:rPr>
          <w:rFonts w:ascii="Arial" w:eastAsia="Arial" w:hAnsi="Arial" w:cs="Arial"/>
          <w:sz w:val="22"/>
          <w:szCs w:val="22"/>
        </w:rPr>
      </w:pPr>
      <w:r>
        <w:rPr>
          <w:rFonts w:ascii="Arial" w:eastAsia="Arial" w:hAnsi="Arial" w:cs="Arial"/>
          <w:color w:val="000000"/>
          <w:sz w:val="22"/>
          <w:szCs w:val="22"/>
        </w:rPr>
        <w:t>Contract Management: Tabs for Create, Edit, Delete.</w:t>
      </w:r>
    </w:p>
    <w:p w14:paraId="7231C45F" w14:textId="77777777" w:rsidR="00F16705" w:rsidRDefault="00DB2897">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ab/>
        <w:t>Create tab</w:t>
      </w:r>
    </w:p>
    <w:p w14:paraId="7A475CEE" w14:textId="77777777" w:rsidR="00F16705" w:rsidRDefault="00DB2897">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114300" distB="114300" distL="114300" distR="114300" wp14:anchorId="4056AD48" wp14:editId="584270B5">
            <wp:extent cx="4639628" cy="21863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639628" cy="2186325"/>
                    </a:xfrm>
                    <a:prstGeom prst="rect">
                      <a:avLst/>
                    </a:prstGeom>
                    <a:ln/>
                  </pic:spPr>
                </pic:pic>
              </a:graphicData>
            </a:graphic>
          </wp:inline>
        </w:drawing>
      </w:r>
    </w:p>
    <w:p w14:paraId="1EC5105F" w14:textId="77777777" w:rsidR="00F16705" w:rsidRDefault="00F16705">
      <w:pPr>
        <w:rPr>
          <w:rFonts w:ascii="Arial" w:eastAsia="Arial" w:hAnsi="Arial" w:cs="Arial"/>
          <w:sz w:val="22"/>
          <w:szCs w:val="22"/>
        </w:rPr>
      </w:pPr>
    </w:p>
    <w:p w14:paraId="0911D45F" w14:textId="77777777" w:rsidR="00F16705" w:rsidRDefault="00DB2897">
      <w:pPr>
        <w:ind w:firstLine="720"/>
        <w:rPr>
          <w:rFonts w:ascii="Arial" w:eastAsia="Arial" w:hAnsi="Arial" w:cs="Arial"/>
          <w:sz w:val="22"/>
          <w:szCs w:val="22"/>
        </w:rPr>
      </w:pPr>
      <w:r>
        <w:rPr>
          <w:rFonts w:ascii="Arial" w:eastAsia="Arial" w:hAnsi="Arial" w:cs="Arial"/>
          <w:sz w:val="22"/>
          <w:szCs w:val="22"/>
        </w:rPr>
        <w:t>Edit tab</w:t>
      </w:r>
    </w:p>
    <w:p w14:paraId="0C0CFB69" w14:textId="77777777" w:rsidR="00F16705" w:rsidRDefault="00DB2897">
      <w:pPr>
        <w:rPr>
          <w:rFonts w:ascii="Arial" w:eastAsia="Arial" w:hAnsi="Arial" w:cs="Arial"/>
          <w:sz w:val="22"/>
          <w:szCs w:val="22"/>
        </w:rPr>
      </w:pPr>
      <w:r>
        <w:rPr>
          <w:rFonts w:ascii="Arial" w:eastAsia="Arial" w:hAnsi="Arial" w:cs="Arial"/>
          <w:noProof/>
          <w:sz w:val="22"/>
          <w:szCs w:val="22"/>
          <w:lang w:val="en-US" w:eastAsia="en-US"/>
        </w:rPr>
        <w:drawing>
          <wp:inline distT="114300" distB="114300" distL="114300" distR="114300" wp14:anchorId="07EAA986" wp14:editId="50761E05">
            <wp:extent cx="4700704" cy="218210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700704" cy="2182106"/>
                    </a:xfrm>
                    <a:prstGeom prst="rect">
                      <a:avLst/>
                    </a:prstGeom>
                    <a:ln/>
                  </pic:spPr>
                </pic:pic>
              </a:graphicData>
            </a:graphic>
          </wp:inline>
        </w:drawing>
      </w:r>
    </w:p>
    <w:p w14:paraId="691595C7" w14:textId="77777777" w:rsidR="00F16705" w:rsidRDefault="00F16705">
      <w:pPr>
        <w:rPr>
          <w:rFonts w:ascii="Arial" w:eastAsia="Arial" w:hAnsi="Arial" w:cs="Arial"/>
          <w:sz w:val="22"/>
          <w:szCs w:val="22"/>
        </w:rPr>
      </w:pPr>
    </w:p>
    <w:p w14:paraId="7C1FDAB1" w14:textId="77777777" w:rsidR="00F16705" w:rsidRDefault="00DB2897">
      <w:pPr>
        <w:rPr>
          <w:rFonts w:ascii="Arial" w:eastAsia="Arial" w:hAnsi="Arial" w:cs="Arial"/>
          <w:sz w:val="22"/>
          <w:szCs w:val="22"/>
        </w:rPr>
      </w:pPr>
      <w:r>
        <w:rPr>
          <w:rFonts w:ascii="Arial" w:eastAsia="Arial" w:hAnsi="Arial" w:cs="Arial"/>
          <w:sz w:val="22"/>
          <w:szCs w:val="22"/>
        </w:rPr>
        <w:lastRenderedPageBreak/>
        <w:t>Delete tab</w:t>
      </w:r>
    </w:p>
    <w:p w14:paraId="6D15AB9D" w14:textId="77777777" w:rsidR="00F16705" w:rsidRDefault="00DB2897">
      <w:pPr>
        <w:rPr>
          <w:rFonts w:ascii="Arial" w:eastAsia="Arial" w:hAnsi="Arial" w:cs="Arial"/>
          <w:sz w:val="22"/>
          <w:szCs w:val="22"/>
        </w:rPr>
      </w:pPr>
      <w:r>
        <w:rPr>
          <w:rFonts w:ascii="Arial" w:eastAsia="Arial" w:hAnsi="Arial" w:cs="Arial"/>
          <w:noProof/>
          <w:sz w:val="22"/>
          <w:szCs w:val="22"/>
          <w:lang w:val="en-US" w:eastAsia="en-US"/>
        </w:rPr>
        <w:drawing>
          <wp:inline distT="114300" distB="114300" distL="114300" distR="114300" wp14:anchorId="5E6A8353" wp14:editId="373CFB5E">
            <wp:extent cx="6162675" cy="301723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162675" cy="3017230"/>
                    </a:xfrm>
                    <a:prstGeom prst="rect">
                      <a:avLst/>
                    </a:prstGeom>
                    <a:ln/>
                  </pic:spPr>
                </pic:pic>
              </a:graphicData>
            </a:graphic>
          </wp:inline>
        </w:drawing>
      </w:r>
    </w:p>
    <w:p w14:paraId="736594DA" w14:textId="77777777" w:rsidR="00F16705" w:rsidRDefault="00F16705">
      <w:pPr>
        <w:rPr>
          <w:rFonts w:ascii="Arial" w:eastAsia="Arial" w:hAnsi="Arial" w:cs="Arial"/>
          <w:sz w:val="22"/>
          <w:szCs w:val="22"/>
        </w:rPr>
      </w:pPr>
    </w:p>
    <w:p w14:paraId="1B0C61EA"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File Management: Uploads with 'View' and 'Download' buttons.</w:t>
      </w:r>
    </w:p>
    <w:p w14:paraId="45150515"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noProof/>
          <w:sz w:val="22"/>
          <w:szCs w:val="22"/>
          <w:lang w:val="en-US" w:eastAsia="en-US"/>
        </w:rPr>
        <w:drawing>
          <wp:inline distT="114300" distB="114300" distL="114300" distR="114300" wp14:anchorId="3984146C" wp14:editId="1B1053D2">
            <wp:extent cx="6126480" cy="990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126480" cy="990600"/>
                    </a:xfrm>
                    <a:prstGeom prst="rect">
                      <a:avLst/>
                    </a:prstGeom>
                    <a:ln/>
                  </pic:spPr>
                </pic:pic>
              </a:graphicData>
            </a:graphic>
          </wp:inline>
        </w:drawing>
      </w:r>
    </w:p>
    <w:p w14:paraId="5270BD83" w14:textId="77777777" w:rsidR="00F16705" w:rsidRDefault="00F16705">
      <w:pPr>
        <w:pBdr>
          <w:top w:val="nil"/>
          <w:left w:val="nil"/>
          <w:bottom w:val="nil"/>
          <w:right w:val="nil"/>
          <w:between w:val="nil"/>
        </w:pBdr>
        <w:rPr>
          <w:rFonts w:ascii="Arial" w:eastAsia="Arial" w:hAnsi="Arial" w:cs="Arial"/>
          <w:color w:val="000000"/>
          <w:sz w:val="22"/>
          <w:szCs w:val="22"/>
        </w:rPr>
      </w:pPr>
    </w:p>
    <w:p w14:paraId="4A231DFC" w14:textId="77777777" w:rsidR="00F16705" w:rsidRDefault="00DB2897">
      <w:pPr>
        <w:pBdr>
          <w:top w:val="nil"/>
          <w:left w:val="nil"/>
          <w:bottom w:val="nil"/>
          <w:right w:val="nil"/>
          <w:between w:val="nil"/>
        </w:pBdr>
        <w:rPr>
          <w:rFonts w:ascii="Arial" w:eastAsia="Arial" w:hAnsi="Arial" w:cs="Arial"/>
          <w:sz w:val="22"/>
          <w:szCs w:val="22"/>
        </w:rPr>
      </w:pPr>
      <w:r>
        <w:rPr>
          <w:rFonts w:ascii="Arial" w:eastAsia="Arial" w:hAnsi="Arial" w:cs="Arial"/>
          <w:color w:val="000000"/>
          <w:sz w:val="22"/>
          <w:szCs w:val="22"/>
        </w:rPr>
        <w:t>User Management (Admins only): Manage user roles and accounts.</w:t>
      </w:r>
    </w:p>
    <w:p w14:paraId="40422CC1" w14:textId="77777777" w:rsidR="00F16705" w:rsidRDefault="00DB2897">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114300" distB="114300" distL="114300" distR="114300" wp14:anchorId="5C6C57EF" wp14:editId="437651F4">
            <wp:extent cx="6126480" cy="2171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126480" cy="2171700"/>
                    </a:xfrm>
                    <a:prstGeom prst="rect">
                      <a:avLst/>
                    </a:prstGeom>
                    <a:ln/>
                  </pic:spPr>
                </pic:pic>
              </a:graphicData>
            </a:graphic>
          </wp:inline>
        </w:drawing>
      </w:r>
    </w:p>
    <w:p w14:paraId="45BBCAA5" w14:textId="77777777" w:rsidR="00F16705" w:rsidRDefault="00F16705">
      <w:pPr>
        <w:pBdr>
          <w:top w:val="nil"/>
          <w:left w:val="nil"/>
          <w:bottom w:val="nil"/>
          <w:right w:val="nil"/>
          <w:between w:val="nil"/>
        </w:pBdr>
        <w:rPr>
          <w:rFonts w:ascii="Arial" w:eastAsia="Arial" w:hAnsi="Arial" w:cs="Arial"/>
          <w:i/>
          <w:color w:val="000000"/>
          <w:sz w:val="22"/>
          <w:szCs w:val="22"/>
        </w:rPr>
      </w:pPr>
      <w:bookmarkStart w:id="31" w:name="_n79gm7kr85ka" w:colFirst="0" w:colLast="0"/>
      <w:bookmarkEnd w:id="31"/>
    </w:p>
    <w:p w14:paraId="5059F04F" w14:textId="77777777" w:rsidR="00F16705" w:rsidRDefault="00DB2897">
      <w:pPr>
        <w:pStyle w:val="Heading2"/>
        <w:numPr>
          <w:ilvl w:val="1"/>
          <w:numId w:val="1"/>
        </w:numPr>
      </w:pPr>
      <w:bookmarkStart w:id="32" w:name="_Toc209599495"/>
      <w:r>
        <w:t>Hardware Interfaces</w:t>
      </w:r>
      <w:bookmarkEnd w:id="32"/>
    </w:p>
    <w:p w14:paraId="2564F4C5" w14:textId="20293CDB" w:rsidR="00F16705" w:rsidRDefault="00DB2897">
      <w:pPr>
        <w:rPr>
          <w:rFonts w:ascii="Arial" w:eastAsia="Arial" w:hAnsi="Arial" w:cs="Arial"/>
          <w:sz w:val="22"/>
          <w:szCs w:val="22"/>
        </w:rPr>
      </w:pPr>
      <w:bookmarkStart w:id="33" w:name="_m4nn6mcb15el" w:colFirst="0" w:colLast="0"/>
      <w:bookmarkEnd w:id="33"/>
      <w:r>
        <w:rPr>
          <w:rFonts w:ascii="Arial" w:eastAsia="Arial" w:hAnsi="Arial" w:cs="Arial"/>
          <w:sz w:val="22"/>
          <w:szCs w:val="22"/>
        </w:rPr>
        <w:t>Standard server hardware with minimum 4 GB RAM, 2-core CPU.</w:t>
      </w:r>
      <w:r>
        <w:rPr>
          <w:rFonts w:ascii="Arial" w:eastAsia="Arial" w:hAnsi="Arial" w:cs="Arial"/>
          <w:sz w:val="22"/>
          <w:szCs w:val="22"/>
        </w:rPr>
        <w:br/>
        <w:t>Client device: Any modern PC with</w:t>
      </w:r>
      <w:r w:rsidR="00DF01F4">
        <w:rPr>
          <w:rFonts w:ascii="Arial" w:eastAsia="Arial" w:hAnsi="Arial" w:cs="Arial"/>
          <w:sz w:val="22"/>
          <w:szCs w:val="22"/>
        </w:rPr>
        <w:t xml:space="preserve"> a stable</w:t>
      </w:r>
      <w:r>
        <w:rPr>
          <w:rFonts w:ascii="Arial" w:eastAsia="Arial" w:hAnsi="Arial" w:cs="Arial"/>
          <w:sz w:val="22"/>
          <w:szCs w:val="22"/>
        </w:rPr>
        <w:t xml:space="preserve"> internet</w:t>
      </w:r>
      <w:r w:rsidR="00DF01F4">
        <w:rPr>
          <w:rFonts w:ascii="Arial" w:eastAsia="Arial" w:hAnsi="Arial" w:cs="Arial"/>
          <w:sz w:val="22"/>
          <w:szCs w:val="22"/>
        </w:rPr>
        <w:t xml:space="preserve"> connection and</w:t>
      </w:r>
      <w:r>
        <w:rPr>
          <w:rFonts w:ascii="Arial" w:eastAsia="Arial" w:hAnsi="Arial" w:cs="Arial"/>
          <w:sz w:val="22"/>
          <w:szCs w:val="22"/>
        </w:rPr>
        <w:t xml:space="preserve"> browser.</w:t>
      </w:r>
    </w:p>
    <w:p w14:paraId="2D0EFCE3" w14:textId="77777777" w:rsidR="00F16705" w:rsidRDefault="00DB2897">
      <w:pPr>
        <w:pStyle w:val="Heading2"/>
        <w:numPr>
          <w:ilvl w:val="1"/>
          <w:numId w:val="1"/>
        </w:numPr>
      </w:pPr>
      <w:bookmarkStart w:id="34" w:name="_Toc209599496"/>
      <w:r>
        <w:lastRenderedPageBreak/>
        <w:t>Software Interfaces</w:t>
      </w:r>
      <w:bookmarkEnd w:id="34"/>
    </w:p>
    <w:p w14:paraId="330869B5" w14:textId="77777777" w:rsidR="00F16705" w:rsidRDefault="00DB2897">
      <w:pPr>
        <w:pBdr>
          <w:top w:val="nil"/>
          <w:left w:val="nil"/>
          <w:bottom w:val="nil"/>
          <w:right w:val="nil"/>
          <w:between w:val="nil"/>
        </w:pBdr>
        <w:rPr>
          <w:rFonts w:ascii="Arial" w:eastAsia="Arial" w:hAnsi="Arial" w:cs="Arial"/>
          <w:i/>
          <w:color w:val="000000"/>
          <w:sz w:val="22"/>
          <w:szCs w:val="22"/>
        </w:rPr>
      </w:pPr>
      <w:r>
        <w:rPr>
          <w:rFonts w:ascii="Arial" w:eastAsia="Arial" w:hAnsi="Arial" w:cs="Arial"/>
          <w:color w:val="000000"/>
          <w:sz w:val="22"/>
          <w:szCs w:val="22"/>
        </w:rPr>
        <w:t>Backend: PHP (index.php, auth_handler.php, controllers).</w:t>
      </w:r>
    </w:p>
    <w:p w14:paraId="64CC050A"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Database: MySQL (contracts, users, contractTypes).</w:t>
      </w:r>
    </w:p>
    <w:p w14:paraId="01EA4AFF" w14:textId="77777777" w:rsidR="00F16705" w:rsidRDefault="00DB2897">
      <w:pPr>
        <w:pBdr>
          <w:top w:val="nil"/>
          <w:left w:val="nil"/>
          <w:bottom w:val="nil"/>
          <w:right w:val="nil"/>
          <w:between w:val="nil"/>
        </w:pBdr>
        <w:rPr>
          <w:rFonts w:ascii="Arial" w:eastAsia="Arial" w:hAnsi="Arial" w:cs="Arial"/>
          <w:color w:val="000000"/>
          <w:sz w:val="22"/>
          <w:szCs w:val="22"/>
        </w:rPr>
      </w:pPr>
      <w:bookmarkStart w:id="35" w:name="_pa09xsq2p37l" w:colFirst="0" w:colLast="0"/>
      <w:bookmarkEnd w:id="35"/>
      <w:r>
        <w:rPr>
          <w:rFonts w:ascii="Arial" w:eastAsia="Arial" w:hAnsi="Arial" w:cs="Arial"/>
          <w:color w:val="000000"/>
          <w:sz w:val="22"/>
          <w:szCs w:val="22"/>
        </w:rPr>
        <w:t>Email: PHPMailer (SMTP).</w:t>
      </w:r>
    </w:p>
    <w:p w14:paraId="144BBD81" w14:textId="77777777" w:rsidR="00F16705" w:rsidRDefault="00DB2897">
      <w:pPr>
        <w:pStyle w:val="Heading2"/>
        <w:numPr>
          <w:ilvl w:val="1"/>
          <w:numId w:val="1"/>
        </w:numPr>
      </w:pPr>
      <w:bookmarkStart w:id="36" w:name="_Toc209599497"/>
      <w:r>
        <w:t>Communications Interfaces</w:t>
      </w:r>
      <w:bookmarkEnd w:id="36"/>
    </w:p>
    <w:p w14:paraId="38B1BF6E"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HTTP/HTTPS: between client and server.</w:t>
      </w:r>
    </w:p>
    <w:p w14:paraId="1609A6F8" w14:textId="77777777" w:rsidR="00F16705" w:rsidRDefault="00DB2897">
      <w:pPr>
        <w:pBdr>
          <w:top w:val="nil"/>
          <w:left w:val="nil"/>
          <w:bottom w:val="nil"/>
          <w:right w:val="nil"/>
          <w:between w:val="nil"/>
        </w:pBdr>
        <w:rPr>
          <w:rFonts w:ascii="Arial" w:eastAsia="Arial" w:hAnsi="Arial" w:cs="Arial"/>
          <w:color w:val="000000"/>
          <w:sz w:val="22"/>
          <w:szCs w:val="22"/>
        </w:rPr>
      </w:pPr>
      <w:bookmarkStart w:id="37" w:name="_4g3cn7kxwujy" w:colFirst="0" w:colLast="0"/>
      <w:bookmarkEnd w:id="37"/>
      <w:r>
        <w:rPr>
          <w:rFonts w:ascii="Arial" w:eastAsia="Arial" w:hAnsi="Arial" w:cs="Arial"/>
          <w:color w:val="000000"/>
          <w:sz w:val="22"/>
          <w:szCs w:val="22"/>
        </w:rPr>
        <w:t>SMTP for email reminders.</w:t>
      </w:r>
    </w:p>
    <w:p w14:paraId="0B5740ED" w14:textId="77777777" w:rsidR="00F16705" w:rsidRDefault="00DB2897">
      <w:pPr>
        <w:pStyle w:val="Heading1"/>
        <w:numPr>
          <w:ilvl w:val="0"/>
          <w:numId w:val="1"/>
        </w:numPr>
      </w:pPr>
      <w:bookmarkStart w:id="38" w:name="_Toc209599498"/>
      <w:r>
        <w:t>System Features</w:t>
      </w:r>
      <w:bookmarkEnd w:id="38"/>
    </w:p>
    <w:p w14:paraId="2D628CDB"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Authentication &amp; Authorization (FR1.1–FR1.6)</w:t>
      </w:r>
    </w:p>
    <w:p w14:paraId="38C26F59"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Contract Management (FR2.1–FR2.6)</w:t>
      </w:r>
    </w:p>
    <w:p w14:paraId="16366F3E"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File Upload &amp; Access (FR3.1–FR3.5)</w:t>
      </w:r>
    </w:p>
    <w:p w14:paraId="4156630F"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Automated Email Reminders (FR4.1–FR4.5)</w:t>
      </w:r>
    </w:p>
    <w:p w14:paraId="2A22FF82"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Logging of Email Activities (FR5.1–FR5.5)</w:t>
      </w:r>
    </w:p>
    <w:p w14:paraId="1BB0D587"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Backend API (FR6.1–FR6.4)</w:t>
      </w:r>
    </w:p>
    <w:p w14:paraId="69FC5177" w14:textId="77777777" w:rsidR="00F16705" w:rsidRDefault="00DB2897">
      <w:pPr>
        <w:pStyle w:val="Heading2"/>
        <w:numPr>
          <w:ilvl w:val="1"/>
          <w:numId w:val="1"/>
        </w:numPr>
      </w:pPr>
      <w:bookmarkStart w:id="39" w:name="_Toc209599499"/>
      <w:r>
        <w:t>Authentication and Authorization</w:t>
      </w:r>
      <w:bookmarkEnd w:id="39"/>
    </w:p>
    <w:p w14:paraId="0FCE2FA1" w14:textId="77777777" w:rsidR="00F16705" w:rsidRDefault="00DB2897">
      <w:pPr>
        <w:pBdr>
          <w:top w:val="nil"/>
          <w:left w:val="nil"/>
          <w:bottom w:val="nil"/>
          <w:right w:val="nil"/>
          <w:between w:val="nil"/>
        </w:pBdr>
        <w:spacing w:before="120" w:after="120"/>
        <w:ind w:left="634"/>
        <w:rPr>
          <w:color w:val="000000"/>
        </w:rPr>
      </w:pPr>
      <w:r>
        <w:rPr>
          <w:color w:val="000000"/>
        </w:rPr>
        <w:t>4.1.1</w:t>
      </w:r>
      <w:r>
        <w:rPr>
          <w:color w:val="000000"/>
        </w:rPr>
        <w:tab/>
        <w:t>Description and Priority</w:t>
      </w:r>
    </w:p>
    <w:p w14:paraId="7405EE74" w14:textId="77777777" w:rsidR="00F16705" w:rsidRDefault="00DB2897">
      <w:pPr>
        <w:pBdr>
          <w:top w:val="nil"/>
          <w:left w:val="nil"/>
          <w:bottom w:val="nil"/>
          <w:right w:val="nil"/>
          <w:between w:val="nil"/>
        </w:pBdr>
        <w:ind w:left="1350" w:hanging="716"/>
        <w:rPr>
          <w:rFonts w:ascii="Arial" w:eastAsia="Arial" w:hAnsi="Arial" w:cs="Arial"/>
          <w:color w:val="000000"/>
          <w:sz w:val="22"/>
          <w:szCs w:val="22"/>
        </w:rPr>
      </w:pPr>
      <w:r>
        <w:rPr>
          <w:rFonts w:ascii="Arial" w:eastAsia="Arial" w:hAnsi="Arial" w:cs="Arial"/>
          <w:color w:val="000000"/>
          <w:sz w:val="22"/>
          <w:szCs w:val="22"/>
        </w:rPr>
        <w:t>High priority feature, to limit and grant permissions to users, so that only qualified personnel are able to created contracts.</w:t>
      </w:r>
    </w:p>
    <w:p w14:paraId="2299D679" w14:textId="77777777" w:rsidR="00F16705" w:rsidRDefault="00DB2897">
      <w:pPr>
        <w:pBdr>
          <w:top w:val="nil"/>
          <w:left w:val="nil"/>
          <w:bottom w:val="nil"/>
          <w:right w:val="nil"/>
          <w:between w:val="nil"/>
        </w:pBdr>
        <w:spacing w:before="120" w:after="120"/>
        <w:ind w:left="634"/>
        <w:rPr>
          <w:color w:val="000000"/>
        </w:rPr>
      </w:pPr>
      <w:r>
        <w:rPr>
          <w:color w:val="000000"/>
        </w:rPr>
        <w:t>4.1.2</w:t>
      </w:r>
      <w:r>
        <w:rPr>
          <w:color w:val="000000"/>
        </w:rPr>
        <w:tab/>
        <w:t>Stimulus/Response Sequences</w:t>
      </w:r>
    </w:p>
    <w:p w14:paraId="02C59D07" w14:textId="77777777" w:rsidR="00F16705" w:rsidRPr="00DF01F4" w:rsidRDefault="00DB2897" w:rsidP="00DF01F4">
      <w:pPr>
        <w:pStyle w:val="ListParagraph"/>
        <w:numPr>
          <w:ilvl w:val="0"/>
          <w:numId w:val="7"/>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User submits login form (email/password).</w:t>
      </w:r>
    </w:p>
    <w:p w14:paraId="7225CA71" w14:textId="77777777" w:rsidR="00F16705" w:rsidRPr="00DF01F4" w:rsidRDefault="00DB2897" w:rsidP="00DF01F4">
      <w:pPr>
        <w:pStyle w:val="ListParagraph"/>
        <w:numPr>
          <w:ilvl w:val="0"/>
          <w:numId w:val="7"/>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System verifies credentials; on success, redirects to dashboard.html with session set; on failure, shows error and redirects to index.php.</w:t>
      </w:r>
    </w:p>
    <w:p w14:paraId="2ED43409" w14:textId="77777777" w:rsidR="00F16705" w:rsidRPr="00DF01F4" w:rsidRDefault="00DB2897" w:rsidP="00DF01F4">
      <w:pPr>
        <w:pStyle w:val="ListParagraph"/>
        <w:numPr>
          <w:ilvl w:val="0"/>
          <w:numId w:val="7"/>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User clicks logout.</w:t>
      </w:r>
    </w:p>
    <w:p w14:paraId="1DDD05BA" w14:textId="77777777" w:rsidR="00F16705" w:rsidRPr="00DF01F4" w:rsidRDefault="00DB2897" w:rsidP="00DF01F4">
      <w:pPr>
        <w:pStyle w:val="ListParagraph"/>
        <w:numPr>
          <w:ilvl w:val="0"/>
          <w:numId w:val="7"/>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Destroys session and redirects to index.php.</w:t>
      </w:r>
    </w:p>
    <w:p w14:paraId="43317CD9" w14:textId="77777777" w:rsidR="00F16705" w:rsidRPr="00DF01F4" w:rsidRDefault="00DB2897" w:rsidP="00DF01F4">
      <w:pPr>
        <w:pStyle w:val="ListParagraph"/>
        <w:numPr>
          <w:ilvl w:val="0"/>
          <w:numId w:val="7"/>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Unauthenticated user accesses protected page.</w:t>
      </w:r>
    </w:p>
    <w:p w14:paraId="5C8F6739" w14:textId="77777777" w:rsidR="00F16705" w:rsidRPr="00DF01F4" w:rsidRDefault="00DB2897" w:rsidP="00DF01F4">
      <w:pPr>
        <w:pStyle w:val="ListParagraph"/>
        <w:numPr>
          <w:ilvl w:val="0"/>
          <w:numId w:val="7"/>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Redirects to index.php.</w:t>
      </w:r>
    </w:p>
    <w:p w14:paraId="0477E01C" w14:textId="77777777" w:rsidR="00F16705" w:rsidRPr="00DF01F4" w:rsidRDefault="00DB2897" w:rsidP="00DF01F4">
      <w:pPr>
        <w:pStyle w:val="ListParagraph"/>
        <w:numPr>
          <w:ilvl w:val="0"/>
          <w:numId w:val="7"/>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Non-admin accesses users.php.</w:t>
      </w:r>
    </w:p>
    <w:p w14:paraId="05DD42F4" w14:textId="77777777" w:rsidR="00F16705" w:rsidRPr="00DF01F4" w:rsidRDefault="00DB2897" w:rsidP="00DF01F4">
      <w:pPr>
        <w:pStyle w:val="ListParagraph"/>
        <w:numPr>
          <w:ilvl w:val="0"/>
          <w:numId w:val="7"/>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Shows "Access Denied" message.</w:t>
      </w:r>
    </w:p>
    <w:p w14:paraId="145E47A3" w14:textId="77777777" w:rsidR="00F16705" w:rsidRDefault="00DB2897">
      <w:pPr>
        <w:pBdr>
          <w:top w:val="nil"/>
          <w:left w:val="nil"/>
          <w:bottom w:val="nil"/>
          <w:right w:val="nil"/>
          <w:between w:val="nil"/>
        </w:pBdr>
        <w:spacing w:before="120" w:after="120"/>
        <w:ind w:left="634"/>
        <w:rPr>
          <w:color w:val="000000"/>
        </w:rPr>
      </w:pPr>
      <w:r>
        <w:rPr>
          <w:color w:val="000000"/>
        </w:rPr>
        <w:t>4.1.3</w:t>
      </w:r>
      <w:r>
        <w:rPr>
          <w:color w:val="000000"/>
        </w:rPr>
        <w:tab/>
        <w:t>Functional Requirements</w:t>
      </w:r>
    </w:p>
    <w:p w14:paraId="7FEEE624"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FR1.1: Check user login status via auth_handler.php?action=check.</w:t>
      </w:r>
    </w:p>
    <w:p w14:paraId="0B00008C"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FR1.2: Redirect unauthenticated users to frontend/index.php.</w:t>
      </w:r>
    </w:p>
    <w:p w14:paraId="1A21ABF1"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FR1.3: Display an "Access Denied" message for non-managers/admins.</w:t>
      </w:r>
    </w:p>
    <w:p w14:paraId="18CDEF0E"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FR1.4: Show user info (username, role badge) in the navbar.</w:t>
      </w:r>
    </w:p>
    <w:p w14:paraId="2F58AFE6"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FR1.5: Show "Users" nav link only for admins.</w:t>
      </w:r>
    </w:p>
    <w:p w14:paraId="7860CCCA" w14:textId="77777777" w:rsidR="00F16705" w:rsidRDefault="00DB2897">
      <w:pPr>
        <w:pBdr>
          <w:top w:val="nil"/>
          <w:left w:val="nil"/>
          <w:bottom w:val="nil"/>
          <w:right w:val="nil"/>
          <w:between w:val="nil"/>
        </w:pBdr>
        <w:ind w:left="2348" w:hanging="994"/>
        <w:rPr>
          <w:rFonts w:ascii="Times New Roman" w:eastAsia="Times New Roman" w:hAnsi="Times New Roman" w:cs="Times New Roman"/>
          <w:color w:val="000000"/>
        </w:rPr>
      </w:pPr>
      <w:r>
        <w:rPr>
          <w:rFonts w:ascii="Arial" w:eastAsia="Arial" w:hAnsi="Arial" w:cs="Arial"/>
          <w:color w:val="000000"/>
          <w:sz w:val="22"/>
          <w:szCs w:val="22"/>
        </w:rPr>
        <w:t>FR1.6: Provide a logout button redirecting to index.php.</w:t>
      </w:r>
      <w:r>
        <w:rPr>
          <w:rFonts w:ascii="Times New Roman" w:eastAsia="Times New Roman" w:hAnsi="Times New Roman" w:cs="Times New Roman"/>
          <w:color w:val="000000"/>
        </w:rPr>
        <w:tab/>
      </w:r>
    </w:p>
    <w:p w14:paraId="349D511A" w14:textId="77777777" w:rsidR="00F16705" w:rsidRDefault="00F16705"/>
    <w:p w14:paraId="123D25B2" w14:textId="77777777" w:rsidR="00F16705" w:rsidRDefault="00DB2897">
      <w:pPr>
        <w:pStyle w:val="Heading2"/>
        <w:numPr>
          <w:ilvl w:val="1"/>
          <w:numId w:val="1"/>
        </w:numPr>
      </w:pPr>
      <w:bookmarkStart w:id="40" w:name="_Toc209599500"/>
      <w:r>
        <w:lastRenderedPageBreak/>
        <w:t>Contract Management Interface</w:t>
      </w:r>
      <w:bookmarkEnd w:id="40"/>
    </w:p>
    <w:p w14:paraId="4EDBC992" w14:textId="77777777" w:rsidR="00F16705" w:rsidRDefault="00F16705">
      <w:pPr>
        <w:pBdr>
          <w:top w:val="nil"/>
          <w:left w:val="nil"/>
          <w:bottom w:val="nil"/>
          <w:right w:val="nil"/>
          <w:between w:val="nil"/>
        </w:pBdr>
        <w:rPr>
          <w:rFonts w:ascii="Arial" w:eastAsia="Arial" w:hAnsi="Arial" w:cs="Arial"/>
          <w:i/>
          <w:color w:val="000000"/>
          <w:sz w:val="22"/>
          <w:szCs w:val="22"/>
        </w:rPr>
      </w:pPr>
    </w:p>
    <w:p w14:paraId="60D0D0CF" w14:textId="77777777" w:rsidR="00F16705" w:rsidRDefault="00DB2897">
      <w:pPr>
        <w:pBdr>
          <w:top w:val="nil"/>
          <w:left w:val="nil"/>
          <w:bottom w:val="nil"/>
          <w:right w:val="nil"/>
          <w:between w:val="nil"/>
        </w:pBdr>
        <w:spacing w:before="120" w:after="120"/>
        <w:ind w:left="634"/>
        <w:rPr>
          <w:color w:val="000000"/>
        </w:rPr>
      </w:pPr>
      <w:r>
        <w:rPr>
          <w:color w:val="000000"/>
        </w:rPr>
        <w:t>4.1.1</w:t>
      </w:r>
      <w:r>
        <w:rPr>
          <w:color w:val="000000"/>
        </w:rPr>
        <w:tab/>
        <w:t>Description and Priority</w:t>
      </w:r>
    </w:p>
    <w:p w14:paraId="45E78F2F" w14:textId="77777777" w:rsidR="00F16705" w:rsidRDefault="00DB2897">
      <w:pPr>
        <w:pBdr>
          <w:top w:val="nil"/>
          <w:left w:val="nil"/>
          <w:bottom w:val="nil"/>
          <w:right w:val="nil"/>
          <w:between w:val="nil"/>
        </w:pBdr>
        <w:ind w:left="1350" w:hanging="716"/>
        <w:rPr>
          <w:rFonts w:ascii="Arial" w:eastAsia="Arial" w:hAnsi="Arial" w:cs="Arial"/>
          <w:i/>
          <w:color w:val="000000"/>
          <w:sz w:val="22"/>
          <w:szCs w:val="22"/>
        </w:rPr>
      </w:pPr>
      <w:r>
        <w:rPr>
          <w:rFonts w:ascii="Arial" w:eastAsia="Arial" w:hAnsi="Arial" w:cs="Arial"/>
          <w:color w:val="000000"/>
          <w:sz w:val="22"/>
          <w:szCs w:val="22"/>
        </w:rPr>
        <w:t>The main feature of the system, creating, updating and editing contract information. To track when it ends, when it needs to be reviewed and renewed. It is of the Highest priority.</w:t>
      </w:r>
    </w:p>
    <w:p w14:paraId="5F6CCCD2" w14:textId="77777777" w:rsidR="00F16705" w:rsidRDefault="00DB2897">
      <w:pPr>
        <w:pBdr>
          <w:top w:val="nil"/>
          <w:left w:val="nil"/>
          <w:bottom w:val="nil"/>
          <w:right w:val="nil"/>
          <w:between w:val="nil"/>
        </w:pBdr>
        <w:spacing w:before="120" w:after="120"/>
        <w:ind w:left="634"/>
        <w:rPr>
          <w:color w:val="000000"/>
        </w:rPr>
      </w:pPr>
      <w:r>
        <w:rPr>
          <w:color w:val="000000"/>
        </w:rPr>
        <w:t>4.1.2</w:t>
      </w:r>
      <w:r>
        <w:rPr>
          <w:color w:val="000000"/>
        </w:rPr>
        <w:tab/>
        <w:t>Stimulus/Response Sequences</w:t>
      </w:r>
    </w:p>
    <w:p w14:paraId="6BFA90D1" w14:textId="77777777" w:rsidR="00F16705" w:rsidRPr="00DF01F4" w:rsidRDefault="00DB2897" w:rsidP="00DF01F4">
      <w:pPr>
        <w:pStyle w:val="ListParagraph"/>
        <w:numPr>
          <w:ilvl w:val="0"/>
          <w:numId w:val="8"/>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Manager clicks "Create New Contract" tab and submits form.</w:t>
      </w:r>
    </w:p>
    <w:p w14:paraId="06929DC9" w14:textId="77777777" w:rsidR="00F16705" w:rsidRPr="00DF01F4" w:rsidRDefault="00DB2897" w:rsidP="00DF01F4">
      <w:pPr>
        <w:pStyle w:val="ListParagraph"/>
        <w:numPr>
          <w:ilvl w:val="0"/>
          <w:numId w:val="8"/>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Validates input; uploads file if provided; creates record in database; shows success message; resets form.</w:t>
      </w:r>
    </w:p>
    <w:p w14:paraId="41BBE53C" w14:textId="77777777" w:rsidR="00F16705" w:rsidRPr="00DF01F4" w:rsidRDefault="00DB2897" w:rsidP="00DF01F4">
      <w:pPr>
        <w:pStyle w:val="ListParagraph"/>
        <w:numPr>
          <w:ilvl w:val="0"/>
          <w:numId w:val="8"/>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Manager selects contract in "Edit" tab, updates fields/file, submits.</w:t>
      </w:r>
    </w:p>
    <w:p w14:paraId="605617FF" w14:textId="77777777" w:rsidR="00F16705" w:rsidRPr="00DF01F4" w:rsidRDefault="00DB2897" w:rsidP="00DF01F4">
      <w:pPr>
        <w:pStyle w:val="ListParagraph"/>
        <w:numPr>
          <w:ilvl w:val="0"/>
          <w:numId w:val="8"/>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Validates; updates database; repopulates form with new data (including file links); shows success.</w:t>
      </w:r>
    </w:p>
    <w:p w14:paraId="61E36C60" w14:textId="77777777" w:rsidR="00F16705" w:rsidRPr="00DF01F4" w:rsidRDefault="00DB2897" w:rsidP="00DF01F4">
      <w:pPr>
        <w:pStyle w:val="ListParagraph"/>
        <w:numPr>
          <w:ilvl w:val="0"/>
          <w:numId w:val="8"/>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Manager selects contract in "Delete" tab, confirms.</w:t>
      </w:r>
    </w:p>
    <w:p w14:paraId="6CC17770" w14:textId="77777777" w:rsidR="00F16705" w:rsidRPr="00DF01F4" w:rsidRDefault="00DB2897" w:rsidP="00DF01F4">
      <w:pPr>
        <w:pStyle w:val="ListParagraph"/>
        <w:numPr>
          <w:ilvl w:val="0"/>
          <w:numId w:val="8"/>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Deletes record; refreshes list; shows success.</w:t>
      </w:r>
    </w:p>
    <w:p w14:paraId="550FF85A" w14:textId="77777777" w:rsidR="00F16705" w:rsidRDefault="00DB2897">
      <w:pPr>
        <w:pBdr>
          <w:top w:val="nil"/>
          <w:left w:val="nil"/>
          <w:bottom w:val="nil"/>
          <w:right w:val="nil"/>
          <w:between w:val="nil"/>
        </w:pBdr>
        <w:spacing w:before="120" w:after="120"/>
        <w:ind w:left="634"/>
        <w:rPr>
          <w:color w:val="000000"/>
        </w:rPr>
      </w:pPr>
      <w:r>
        <w:rPr>
          <w:color w:val="000000"/>
        </w:rPr>
        <w:t>4.1.3</w:t>
      </w:r>
      <w:r>
        <w:rPr>
          <w:color w:val="000000"/>
        </w:rPr>
        <w:tab/>
        <w:t>Functional Requirements</w:t>
      </w:r>
    </w:p>
    <w:p w14:paraId="60B7677D"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FR2.1: Three tabs: Create, Edit, Delete, styled with CSS (active tab highlighted).</w:t>
      </w:r>
    </w:p>
    <w:p w14:paraId="770A1B98"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FR2.2: Create tab: Form with fields (parties, type, duration, value, description, file upload, expiry date, review date).</w:t>
      </w:r>
    </w:p>
    <w:p w14:paraId="59D199B7"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FR2.3: Edit tab: List contracts; select one to populate a form; show "View"/"Download" buttons for files.</w:t>
      </w:r>
    </w:p>
    <w:p w14:paraId="5902F94A"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FR2.4: Delete tab: List contracts; select one to confirm deletion.</w:t>
      </w:r>
    </w:p>
    <w:p w14:paraId="622276BB"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FR2.5: Display success/error messages for CRUD actions, auto-hiding after 5 seconds.</w:t>
      </w:r>
    </w:p>
    <w:p w14:paraId="5F31BE85"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FR2.6: Format contract value as USD currency (e.g., $1,234.56).</w:t>
      </w:r>
    </w:p>
    <w:p w14:paraId="1266E550" w14:textId="77777777" w:rsidR="00F16705" w:rsidRDefault="00F16705"/>
    <w:p w14:paraId="1077DE3F" w14:textId="77777777" w:rsidR="00F16705" w:rsidRDefault="00DB2897">
      <w:pPr>
        <w:pStyle w:val="Heading2"/>
        <w:numPr>
          <w:ilvl w:val="1"/>
          <w:numId w:val="1"/>
        </w:numPr>
      </w:pPr>
      <w:bookmarkStart w:id="41" w:name="_Toc209599501"/>
      <w:r>
        <w:t>File Upload and Access</w:t>
      </w:r>
      <w:bookmarkEnd w:id="41"/>
    </w:p>
    <w:p w14:paraId="6195C27E" w14:textId="77777777" w:rsidR="00F16705" w:rsidRDefault="00DB2897">
      <w:pPr>
        <w:pBdr>
          <w:top w:val="nil"/>
          <w:left w:val="nil"/>
          <w:bottom w:val="nil"/>
          <w:right w:val="nil"/>
          <w:between w:val="nil"/>
        </w:pBdr>
        <w:spacing w:before="120" w:after="120"/>
        <w:ind w:left="634"/>
        <w:rPr>
          <w:color w:val="000000"/>
        </w:rPr>
      </w:pPr>
      <w:r>
        <w:rPr>
          <w:color w:val="000000"/>
        </w:rPr>
        <w:t>4.1.1</w:t>
      </w:r>
      <w:r>
        <w:rPr>
          <w:color w:val="000000"/>
        </w:rPr>
        <w:tab/>
        <w:t>Description and Priority</w:t>
      </w:r>
    </w:p>
    <w:p w14:paraId="49535109" w14:textId="77777777" w:rsidR="00F16705" w:rsidRDefault="00DB2897">
      <w:pPr>
        <w:pBdr>
          <w:top w:val="nil"/>
          <w:left w:val="nil"/>
          <w:bottom w:val="nil"/>
          <w:right w:val="nil"/>
          <w:between w:val="nil"/>
        </w:pBdr>
        <w:ind w:left="1350" w:hanging="716"/>
        <w:rPr>
          <w:rFonts w:ascii="Arial" w:eastAsia="Arial" w:hAnsi="Arial" w:cs="Arial"/>
          <w:color w:val="000000"/>
          <w:sz w:val="22"/>
          <w:szCs w:val="22"/>
        </w:rPr>
      </w:pPr>
      <w:r>
        <w:rPr>
          <w:rFonts w:ascii="Arial" w:eastAsia="Arial" w:hAnsi="Arial" w:cs="Arial"/>
          <w:color w:val="000000"/>
          <w:sz w:val="22"/>
          <w:szCs w:val="22"/>
        </w:rPr>
        <w:t>Uploading contract documents to ensure that they are backed up and able to be reviewed by multiple people at once. This is medium priority, and it keeps data secure and intact, in the unlikely event of a fire or physical damage to the contracts.</w:t>
      </w:r>
    </w:p>
    <w:p w14:paraId="1C58AA60" w14:textId="77777777" w:rsidR="00F16705" w:rsidRDefault="00DB2897">
      <w:pPr>
        <w:pBdr>
          <w:top w:val="nil"/>
          <w:left w:val="nil"/>
          <w:bottom w:val="nil"/>
          <w:right w:val="nil"/>
          <w:between w:val="nil"/>
        </w:pBdr>
        <w:spacing w:before="120" w:after="120"/>
        <w:ind w:left="634"/>
        <w:rPr>
          <w:color w:val="000000"/>
        </w:rPr>
      </w:pPr>
      <w:r>
        <w:rPr>
          <w:color w:val="000000"/>
        </w:rPr>
        <w:t>4.1.2</w:t>
      </w:r>
      <w:r>
        <w:rPr>
          <w:color w:val="000000"/>
        </w:rPr>
        <w:tab/>
        <w:t>Stimulus/Response Sequences</w:t>
      </w:r>
    </w:p>
    <w:p w14:paraId="108CF221" w14:textId="77777777" w:rsidR="00F16705" w:rsidRPr="00DF01F4" w:rsidRDefault="00DB2897" w:rsidP="00DF01F4">
      <w:pPr>
        <w:pStyle w:val="ListParagraph"/>
        <w:numPr>
          <w:ilvl w:val="0"/>
          <w:numId w:val="9"/>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User uploads file in create/update form.</w:t>
      </w:r>
    </w:p>
    <w:p w14:paraId="0A3199E2" w14:textId="77777777" w:rsidR="00F16705" w:rsidRPr="00DF01F4" w:rsidRDefault="00DB2897" w:rsidP="00DF01F4">
      <w:pPr>
        <w:pStyle w:val="ListParagraph"/>
        <w:numPr>
          <w:ilvl w:val="0"/>
          <w:numId w:val="9"/>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Validates file type/size; moves to Uploads/ with unique name; saves path in database; returns updated contract data.</w:t>
      </w:r>
    </w:p>
    <w:p w14:paraId="2BE927ED" w14:textId="77777777" w:rsidR="00F16705" w:rsidRPr="00DF01F4" w:rsidRDefault="00DB2897" w:rsidP="00DF01F4">
      <w:pPr>
        <w:pStyle w:val="ListParagraph"/>
        <w:numPr>
          <w:ilvl w:val="0"/>
          <w:numId w:val="9"/>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User clicks "View"/"Download" in edit form.</w:t>
      </w:r>
    </w:p>
    <w:p w14:paraId="2AAD8B1C" w14:textId="77777777" w:rsidR="00F16705" w:rsidRPr="00DF01F4" w:rsidRDefault="00DB2897" w:rsidP="00DF01F4">
      <w:pPr>
        <w:pStyle w:val="ListParagraph"/>
        <w:numPr>
          <w:ilvl w:val="0"/>
          <w:numId w:val="9"/>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Serves file via download.php (view opens in new tab, download saves file).</w:t>
      </w:r>
    </w:p>
    <w:p w14:paraId="5EBE8D1B" w14:textId="77777777" w:rsidR="00F16705" w:rsidRDefault="00DB2897">
      <w:pPr>
        <w:pBdr>
          <w:top w:val="nil"/>
          <w:left w:val="nil"/>
          <w:bottom w:val="nil"/>
          <w:right w:val="nil"/>
          <w:between w:val="nil"/>
        </w:pBdr>
        <w:spacing w:before="120" w:after="120"/>
        <w:ind w:left="634"/>
        <w:rPr>
          <w:color w:val="000000"/>
        </w:rPr>
      </w:pPr>
      <w:r>
        <w:rPr>
          <w:color w:val="000000"/>
        </w:rPr>
        <w:t>4.1.3</w:t>
      </w:r>
      <w:r>
        <w:rPr>
          <w:color w:val="000000"/>
        </w:rPr>
        <w:tab/>
        <w:t>Functional Requirements</w:t>
      </w:r>
    </w:p>
    <w:p w14:paraId="4F384024"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FR3.1: Accept PDF, DOC, DOCX files via &lt;input type="file"&gt;.</w:t>
      </w:r>
    </w:p>
    <w:p w14:paraId="3C017E2B"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lastRenderedPageBreak/>
        <w:t xml:space="preserve">FR3.2: Save files to backend/Uploads/ with unique names </w:t>
      </w:r>
      <w:commentRangeStart w:id="42"/>
      <w:r>
        <w:rPr>
          <w:rFonts w:ascii="Arial" w:eastAsia="Arial" w:hAnsi="Arial" w:cs="Arial"/>
          <w:color w:val="000000"/>
          <w:sz w:val="22"/>
          <w:szCs w:val="22"/>
        </w:rPr>
        <w:t>(e.g., parties_1234567890.pdf).</w:t>
      </w:r>
      <w:commentRangeEnd w:id="42"/>
      <w:r w:rsidR="00923B2C">
        <w:rPr>
          <w:rStyle w:val="CommentReference"/>
        </w:rPr>
        <w:commentReference w:id="42"/>
      </w:r>
    </w:p>
    <w:p w14:paraId="20521057"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FR3.3: Store file path in contracts.filepath (e.g., Uploads/filename.ext).</w:t>
      </w:r>
    </w:p>
    <w:p w14:paraId="07498F7C"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FR3.4: Display "View" and "Download" buttons in the Edit tab when filepath exists.</w:t>
      </w:r>
    </w:p>
    <w:p w14:paraId="2C122C2A"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FR3.5: Serve files securely via backend/index.php=... to prevent direct access.</w:t>
      </w:r>
    </w:p>
    <w:p w14:paraId="50350FDD" w14:textId="77777777" w:rsidR="00F16705" w:rsidRDefault="00F16705"/>
    <w:p w14:paraId="1EAE6B80" w14:textId="16EC7DC8" w:rsidR="00F16705" w:rsidRDefault="00923B2C">
      <w:commentRangeStart w:id="43"/>
      <w:ins w:id="44" w:author="Microsoft account" w:date="2025-09-29T08:15:00Z">
        <w:r>
          <w:t>File size limit?</w:t>
        </w:r>
        <w:commentRangeEnd w:id="43"/>
        <w:r>
          <w:rPr>
            <w:rStyle w:val="CommentReference"/>
          </w:rPr>
          <w:commentReference w:id="43"/>
        </w:r>
      </w:ins>
    </w:p>
    <w:p w14:paraId="245EDBA7" w14:textId="77777777" w:rsidR="00F16705" w:rsidRDefault="00DB2897">
      <w:pPr>
        <w:pStyle w:val="Heading2"/>
        <w:numPr>
          <w:ilvl w:val="1"/>
          <w:numId w:val="1"/>
        </w:numPr>
      </w:pPr>
      <w:bookmarkStart w:id="45" w:name="_Toc209599502"/>
      <w:r>
        <w:t>Automated Email Remainders</w:t>
      </w:r>
      <w:bookmarkEnd w:id="45"/>
    </w:p>
    <w:p w14:paraId="661D5A73" w14:textId="77777777" w:rsidR="00F16705" w:rsidRDefault="00DB2897">
      <w:pPr>
        <w:pBdr>
          <w:top w:val="nil"/>
          <w:left w:val="nil"/>
          <w:bottom w:val="nil"/>
          <w:right w:val="nil"/>
          <w:between w:val="nil"/>
        </w:pBdr>
        <w:spacing w:before="120" w:after="120"/>
        <w:ind w:left="634"/>
        <w:rPr>
          <w:color w:val="000000"/>
        </w:rPr>
      </w:pPr>
      <w:r>
        <w:rPr>
          <w:color w:val="000000"/>
        </w:rPr>
        <w:t>4.1.1</w:t>
      </w:r>
      <w:r>
        <w:rPr>
          <w:color w:val="000000"/>
        </w:rPr>
        <w:tab/>
        <w:t>Description and Priority</w:t>
      </w:r>
    </w:p>
    <w:p w14:paraId="0F23E43E" w14:textId="77777777" w:rsidR="00F16705" w:rsidRDefault="00DB2897">
      <w:pPr>
        <w:pBdr>
          <w:top w:val="nil"/>
          <w:left w:val="nil"/>
          <w:bottom w:val="nil"/>
          <w:right w:val="nil"/>
          <w:between w:val="nil"/>
        </w:pBdr>
        <w:ind w:left="1350" w:hanging="716"/>
        <w:rPr>
          <w:rFonts w:ascii="Arial" w:eastAsia="Arial" w:hAnsi="Arial" w:cs="Arial"/>
          <w:color w:val="000000"/>
          <w:sz w:val="22"/>
          <w:szCs w:val="22"/>
        </w:rPr>
      </w:pPr>
      <w:r>
        <w:rPr>
          <w:rFonts w:ascii="Arial" w:eastAsia="Arial" w:hAnsi="Arial" w:cs="Arial"/>
          <w:color w:val="000000"/>
          <w:sz w:val="22"/>
          <w:szCs w:val="22"/>
        </w:rPr>
        <w:t>Reminders to review and negotiate new contracts. The feature allows for a timely reminder to the appropriate individuals with automatic reminders without user intervention. Ensuring that all contracts are kept active. It is of medium priority.</w:t>
      </w:r>
    </w:p>
    <w:p w14:paraId="6EF7D8AA" w14:textId="77777777" w:rsidR="00F16705" w:rsidRDefault="00DB2897">
      <w:pPr>
        <w:pBdr>
          <w:top w:val="nil"/>
          <w:left w:val="nil"/>
          <w:bottom w:val="nil"/>
          <w:right w:val="nil"/>
          <w:between w:val="nil"/>
        </w:pBdr>
        <w:spacing w:before="120" w:after="120"/>
        <w:ind w:left="634"/>
        <w:rPr>
          <w:color w:val="000000"/>
        </w:rPr>
      </w:pPr>
      <w:r>
        <w:rPr>
          <w:color w:val="000000"/>
        </w:rPr>
        <w:t>4.1.2</w:t>
      </w:r>
      <w:r>
        <w:rPr>
          <w:color w:val="000000"/>
        </w:rPr>
        <w:tab/>
        <w:t>Stimulus/Response Sequences</w:t>
      </w:r>
    </w:p>
    <w:p w14:paraId="353FF02A" w14:textId="77777777" w:rsidR="00F16705" w:rsidRPr="00DF01F4" w:rsidRDefault="00DB2897" w:rsidP="00DF01F4">
      <w:pPr>
        <w:pStyle w:val="ListParagraph"/>
        <w:numPr>
          <w:ilvl w:val="0"/>
          <w:numId w:val="10"/>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Task Scheduler runs send_contract_reminders.php daily.</w:t>
      </w:r>
    </w:p>
    <w:p w14:paraId="70ED3F37" w14:textId="77777777" w:rsidR="00F16705" w:rsidRPr="00DF01F4" w:rsidRDefault="00DB2897" w:rsidP="00DF01F4">
      <w:pPr>
        <w:pStyle w:val="ListParagraph"/>
        <w:numPr>
          <w:ilvl w:val="0"/>
          <w:numId w:val="10"/>
        </w:numPr>
        <w:pBdr>
          <w:top w:val="nil"/>
          <w:left w:val="nil"/>
          <w:bottom w:val="nil"/>
          <w:right w:val="nil"/>
          <w:between w:val="nil"/>
        </w:pBdr>
        <w:rPr>
          <w:rFonts w:ascii="Arial" w:eastAsia="Arial" w:hAnsi="Arial" w:cs="Arial"/>
          <w:i/>
          <w:color w:val="000000"/>
          <w:sz w:val="22"/>
          <w:szCs w:val="22"/>
        </w:rPr>
      </w:pPr>
      <w:r w:rsidRPr="00DF01F4">
        <w:rPr>
          <w:rFonts w:ascii="Arial" w:eastAsia="Arial" w:hAnsi="Arial" w:cs="Arial"/>
          <w:color w:val="000000"/>
          <w:sz w:val="22"/>
          <w:szCs w:val="22"/>
        </w:rPr>
        <w:t>Response: Queries expiring contracts; checks days left and frequency; sends emails via PHPMailer; logs success/failure.</w:t>
      </w:r>
    </w:p>
    <w:p w14:paraId="589F1784" w14:textId="77777777" w:rsidR="00F16705" w:rsidRDefault="00DB2897">
      <w:pPr>
        <w:pBdr>
          <w:top w:val="nil"/>
          <w:left w:val="nil"/>
          <w:bottom w:val="nil"/>
          <w:right w:val="nil"/>
          <w:between w:val="nil"/>
        </w:pBdr>
        <w:spacing w:before="120" w:after="120"/>
        <w:ind w:left="634"/>
        <w:rPr>
          <w:color w:val="000000"/>
        </w:rPr>
      </w:pPr>
      <w:r>
        <w:rPr>
          <w:color w:val="000000"/>
        </w:rPr>
        <w:t>4.1.3</w:t>
      </w:r>
      <w:r>
        <w:rPr>
          <w:color w:val="000000"/>
        </w:rPr>
        <w:tab/>
        <w:t>Functional Requirements</w:t>
      </w:r>
    </w:p>
    <w:p w14:paraId="6A560A94" w14:textId="77777777" w:rsidR="00F16705" w:rsidRDefault="00DB2897">
      <w:pPr>
        <w:pBdr>
          <w:top w:val="nil"/>
          <w:left w:val="nil"/>
          <w:bottom w:val="nil"/>
          <w:right w:val="nil"/>
          <w:between w:val="nil"/>
        </w:pBdr>
        <w:ind w:left="2348" w:hanging="994"/>
        <w:rPr>
          <w:rFonts w:ascii="Times New Roman" w:eastAsia="Times New Roman" w:hAnsi="Times New Roman" w:cs="Times New Roman"/>
          <w:color w:val="000000"/>
        </w:rPr>
      </w:pPr>
      <w:r>
        <w:rPr>
          <w:rFonts w:ascii="Times New Roman" w:eastAsia="Times New Roman" w:hAnsi="Times New Roman" w:cs="Times New Roman"/>
          <w:color w:val="000000"/>
        </w:rPr>
        <w:t>FR4.1: Query contracts with expiry dates within 90, 60, 30, or 3 days from today (September 22, 2025, 15:21 CAT).</w:t>
      </w:r>
    </w:p>
    <w:p w14:paraId="01E0B1A0" w14:textId="77777777" w:rsidR="00F16705" w:rsidRDefault="00DB2897">
      <w:pPr>
        <w:pBdr>
          <w:top w:val="nil"/>
          <w:left w:val="nil"/>
          <w:bottom w:val="nil"/>
          <w:right w:val="nil"/>
          <w:between w:val="nil"/>
        </w:pBdr>
        <w:ind w:left="2348" w:hanging="994"/>
        <w:rPr>
          <w:rFonts w:ascii="Times New Roman" w:eastAsia="Times New Roman" w:hAnsi="Times New Roman" w:cs="Times New Roman"/>
          <w:color w:val="000000"/>
        </w:rPr>
      </w:pPr>
      <w:r>
        <w:rPr>
          <w:rFonts w:ascii="Times New Roman" w:eastAsia="Times New Roman" w:hAnsi="Times New Roman" w:cs="Times New Roman"/>
          <w:color w:val="000000"/>
        </w:rPr>
        <w:t>FR4.2: Send reminders:</w:t>
      </w:r>
    </w:p>
    <w:p w14:paraId="240B0325" w14:textId="77777777" w:rsidR="00F16705" w:rsidRDefault="00DB2897">
      <w:pPr>
        <w:numPr>
          <w:ilvl w:val="2"/>
          <w:numId w:val="2"/>
        </w:numPr>
        <w:pBdr>
          <w:top w:val="nil"/>
          <w:left w:val="nil"/>
          <w:bottom w:val="nil"/>
          <w:right w:val="nil"/>
          <w:between w:val="nil"/>
        </w:pBdr>
        <w:ind w:left="2434"/>
        <w:rPr>
          <w:color w:val="000000"/>
        </w:rPr>
      </w:pPr>
      <w:r>
        <w:rPr>
          <w:rFonts w:ascii="Times New Roman" w:eastAsia="Times New Roman" w:hAnsi="Times New Roman" w:cs="Times New Roman"/>
          <w:color w:val="000000"/>
        </w:rPr>
        <w:t>90 days: Weekly (Mondays).</w:t>
      </w:r>
    </w:p>
    <w:p w14:paraId="558468E0" w14:textId="77777777" w:rsidR="00F16705" w:rsidRDefault="00DB2897">
      <w:pPr>
        <w:numPr>
          <w:ilvl w:val="2"/>
          <w:numId w:val="2"/>
        </w:numPr>
        <w:pBdr>
          <w:top w:val="nil"/>
          <w:left w:val="nil"/>
          <w:bottom w:val="nil"/>
          <w:right w:val="nil"/>
          <w:between w:val="nil"/>
        </w:pBdr>
        <w:ind w:left="2434"/>
        <w:rPr>
          <w:color w:val="000000"/>
        </w:rPr>
      </w:pPr>
      <w:r>
        <w:rPr>
          <w:rFonts w:ascii="Times New Roman" w:eastAsia="Times New Roman" w:hAnsi="Times New Roman" w:cs="Times New Roman"/>
          <w:color w:val="000000"/>
        </w:rPr>
        <w:t>60 days: Weekly (Mondays).</w:t>
      </w:r>
    </w:p>
    <w:p w14:paraId="5E88A005" w14:textId="7DD3D258" w:rsidR="00F16705" w:rsidRDefault="00DB2897" w:rsidP="00DF01F4">
      <w:pPr>
        <w:numPr>
          <w:ilvl w:val="2"/>
          <w:numId w:val="2"/>
        </w:numPr>
        <w:pBdr>
          <w:top w:val="nil"/>
          <w:left w:val="nil"/>
          <w:bottom w:val="nil"/>
          <w:right w:val="nil"/>
          <w:between w:val="nil"/>
        </w:pBdr>
        <w:ind w:left="2434"/>
        <w:rPr>
          <w:color w:val="000000"/>
        </w:rPr>
      </w:pPr>
      <w:r>
        <w:rPr>
          <w:rFonts w:ascii="Times New Roman" w:eastAsia="Times New Roman" w:hAnsi="Times New Roman" w:cs="Times New Roman"/>
          <w:color w:val="000000"/>
        </w:rPr>
        <w:t>30 days: Daily.</w:t>
      </w:r>
    </w:p>
    <w:p w14:paraId="42398689" w14:textId="77777777" w:rsidR="00DF01F4" w:rsidRPr="00DF01F4" w:rsidRDefault="00DF01F4" w:rsidP="00DF01F4">
      <w:pPr>
        <w:pBdr>
          <w:top w:val="nil"/>
          <w:left w:val="nil"/>
          <w:bottom w:val="nil"/>
          <w:right w:val="nil"/>
          <w:between w:val="nil"/>
        </w:pBdr>
        <w:ind w:left="2434"/>
        <w:rPr>
          <w:color w:val="000000"/>
        </w:rPr>
      </w:pPr>
    </w:p>
    <w:p w14:paraId="3A6FC0ED" w14:textId="77777777" w:rsidR="00F16705" w:rsidRDefault="00DB2897">
      <w:pPr>
        <w:pBdr>
          <w:top w:val="nil"/>
          <w:left w:val="nil"/>
          <w:bottom w:val="nil"/>
          <w:right w:val="nil"/>
          <w:between w:val="nil"/>
        </w:pBdr>
        <w:ind w:left="2348" w:hanging="994"/>
        <w:rPr>
          <w:rFonts w:ascii="Times New Roman" w:eastAsia="Times New Roman" w:hAnsi="Times New Roman" w:cs="Times New Roman"/>
          <w:color w:val="000000"/>
        </w:rPr>
      </w:pPr>
      <w:r>
        <w:rPr>
          <w:rFonts w:ascii="Times New Roman" w:eastAsia="Times New Roman" w:hAnsi="Times New Roman" w:cs="Times New Roman"/>
          <w:color w:val="000000"/>
        </w:rPr>
        <w:t>FR4.3: Use PHPMailer with Gmail SMTP (smtp.gmail.com, port 587, TLS).</w:t>
      </w:r>
    </w:p>
    <w:p w14:paraId="6C490728" w14:textId="77777777" w:rsidR="00F16705" w:rsidRDefault="00DB2897">
      <w:pPr>
        <w:pBdr>
          <w:top w:val="nil"/>
          <w:left w:val="nil"/>
          <w:bottom w:val="nil"/>
          <w:right w:val="nil"/>
          <w:between w:val="nil"/>
        </w:pBdr>
        <w:ind w:left="2348" w:hanging="994"/>
        <w:rPr>
          <w:rFonts w:ascii="Times New Roman" w:eastAsia="Times New Roman" w:hAnsi="Times New Roman" w:cs="Times New Roman"/>
          <w:color w:val="000000"/>
        </w:rPr>
      </w:pPr>
      <w:r>
        <w:rPr>
          <w:rFonts w:ascii="Times New Roman" w:eastAsia="Times New Roman" w:hAnsi="Times New Roman" w:cs="Times New Roman"/>
          <w:color w:val="000000"/>
        </w:rPr>
        <w:t>FR4.4: Email content: Plain text with contract ID, type, expiry date, and days left.</w:t>
      </w:r>
    </w:p>
    <w:p w14:paraId="04CEABAD" w14:textId="77777777" w:rsidR="00AC0886" w:rsidRDefault="00DB2897" w:rsidP="00AC0886">
      <w:pPr>
        <w:pBdr>
          <w:top w:val="nil"/>
          <w:left w:val="nil"/>
          <w:bottom w:val="nil"/>
          <w:right w:val="nil"/>
          <w:between w:val="nil"/>
        </w:pBdr>
        <w:ind w:left="2348" w:hanging="994"/>
        <w:rPr>
          <w:ins w:id="46" w:author="Junior Gaseb" w:date="2025-09-29T11:33:00Z"/>
          <w:rFonts w:ascii="Times New Roman" w:eastAsia="Times New Roman" w:hAnsi="Times New Roman" w:cs="Times New Roman"/>
          <w:color w:val="000000"/>
        </w:rPr>
      </w:pPr>
      <w:r>
        <w:rPr>
          <w:rFonts w:ascii="Times New Roman" w:eastAsia="Times New Roman" w:hAnsi="Times New Roman" w:cs="Times New Roman"/>
          <w:color w:val="000000"/>
        </w:rPr>
        <w:t>FR4.5: Run daily via Windows Task Scheduler (C:\xampp\php\php.exe backend/send_contract_reminders.php).</w:t>
      </w:r>
    </w:p>
    <w:p w14:paraId="48A4792D" w14:textId="0B721E23" w:rsidR="00F16705" w:rsidDel="00AC0886" w:rsidRDefault="00AC0886">
      <w:pPr>
        <w:pBdr>
          <w:top w:val="nil"/>
          <w:left w:val="nil"/>
          <w:bottom w:val="nil"/>
          <w:right w:val="nil"/>
          <w:between w:val="nil"/>
        </w:pBdr>
        <w:ind w:left="2348" w:hanging="994"/>
        <w:rPr>
          <w:ins w:id="47" w:author="Microsoft account" w:date="2025-09-29T08:19:00Z"/>
          <w:del w:id="48" w:author="Junior Gaseb" w:date="2025-09-29T11:32:00Z"/>
          <w:rFonts w:ascii="Times New Roman" w:eastAsia="Times New Roman" w:hAnsi="Times New Roman" w:cs="Times New Roman"/>
          <w:color w:val="000000"/>
        </w:rPr>
      </w:pPr>
      <w:ins w:id="49" w:author="Junior Gaseb" w:date="2025-09-29T11:33:00Z">
        <w:r>
          <w:rPr>
            <w:rFonts w:ascii="Times New Roman" w:eastAsia="Times New Roman" w:hAnsi="Times New Roman" w:cs="Times New Roman"/>
            <w:color w:val="000000"/>
          </w:rPr>
          <w:t>FR4.5: Email sent to the user (‘manager’) that creates the contract.</w:t>
        </w:r>
      </w:ins>
      <w:bookmarkStart w:id="50" w:name="_GoBack"/>
      <w:bookmarkEnd w:id="50"/>
      <w:r w:rsidR="00DB2897">
        <w:rPr>
          <w:rFonts w:ascii="Times New Roman" w:eastAsia="Times New Roman" w:hAnsi="Times New Roman" w:cs="Times New Roman"/>
          <w:color w:val="000000"/>
        </w:rPr>
        <w:tab/>
      </w:r>
    </w:p>
    <w:p w14:paraId="67EEB9B6" w14:textId="6CFCD2EF" w:rsidR="00AE0E28" w:rsidRDefault="00AE0E28" w:rsidP="00AC0886">
      <w:pPr>
        <w:pBdr>
          <w:top w:val="nil"/>
          <w:left w:val="nil"/>
          <w:bottom w:val="nil"/>
          <w:right w:val="nil"/>
          <w:between w:val="nil"/>
        </w:pBdr>
        <w:ind w:left="2348" w:hanging="994"/>
        <w:rPr>
          <w:rFonts w:ascii="Times New Roman" w:eastAsia="Times New Roman" w:hAnsi="Times New Roman" w:cs="Times New Roman"/>
          <w:color w:val="000000"/>
        </w:rPr>
        <w:pPrChange w:id="51" w:author="Junior Gaseb" w:date="2025-09-29T11:32:00Z">
          <w:pPr>
            <w:pBdr>
              <w:top w:val="nil"/>
              <w:left w:val="nil"/>
              <w:bottom w:val="nil"/>
              <w:right w:val="nil"/>
              <w:between w:val="nil"/>
            </w:pBdr>
            <w:ind w:left="2348" w:hanging="994"/>
          </w:pPr>
        </w:pPrChange>
      </w:pPr>
      <w:ins w:id="52" w:author="Microsoft account" w:date="2025-09-29T08:19:00Z">
        <w:del w:id="53" w:author="Junior Gaseb" w:date="2025-09-29T11:32:00Z">
          <w:r w:rsidDel="00AC0886">
            <w:rPr>
              <w:rFonts w:ascii="Times New Roman" w:eastAsia="Times New Roman" w:hAnsi="Times New Roman" w:cs="Times New Roman"/>
              <w:color w:val="000000"/>
            </w:rPr>
            <w:delText>Wh</w:delText>
          </w:r>
        </w:del>
      </w:ins>
      <w:ins w:id="54" w:author="Microsoft account" w:date="2025-09-29T08:20:00Z">
        <w:del w:id="55" w:author="Junior Gaseb" w:date="2025-09-29T11:32:00Z">
          <w:r w:rsidDel="00AC0886">
            <w:rPr>
              <w:rFonts w:ascii="Times New Roman" w:eastAsia="Times New Roman" w:hAnsi="Times New Roman" w:cs="Times New Roman"/>
              <w:color w:val="000000"/>
            </w:rPr>
            <w:delText>o will the reminders be sent to? Are we creating an email address or is it to the user that created the contract?</w:delText>
          </w:r>
        </w:del>
      </w:ins>
    </w:p>
    <w:p w14:paraId="68C97FB3" w14:textId="77777777" w:rsidR="00F16705" w:rsidRDefault="00F16705"/>
    <w:p w14:paraId="1534D364" w14:textId="77777777" w:rsidR="00F16705" w:rsidRDefault="00F16705"/>
    <w:p w14:paraId="269E633E" w14:textId="77777777" w:rsidR="00F16705" w:rsidRDefault="00DB2897">
      <w:pPr>
        <w:pStyle w:val="Heading2"/>
        <w:numPr>
          <w:ilvl w:val="1"/>
          <w:numId w:val="1"/>
        </w:numPr>
      </w:pPr>
      <w:bookmarkStart w:id="56" w:name="_Toc209599503"/>
      <w:r>
        <w:t>Logging Automatic Emails</w:t>
      </w:r>
      <w:bookmarkEnd w:id="56"/>
    </w:p>
    <w:p w14:paraId="2552190B" w14:textId="77777777" w:rsidR="00F16705" w:rsidRDefault="00DB2897">
      <w:pPr>
        <w:pBdr>
          <w:top w:val="nil"/>
          <w:left w:val="nil"/>
          <w:bottom w:val="nil"/>
          <w:right w:val="nil"/>
          <w:between w:val="nil"/>
        </w:pBdr>
        <w:spacing w:before="120" w:after="120"/>
        <w:ind w:left="634"/>
        <w:rPr>
          <w:color w:val="000000"/>
        </w:rPr>
      </w:pPr>
      <w:r>
        <w:rPr>
          <w:color w:val="000000"/>
        </w:rPr>
        <w:t>4.1.1</w:t>
      </w:r>
      <w:r>
        <w:rPr>
          <w:color w:val="000000"/>
        </w:rPr>
        <w:tab/>
        <w:t>Description and Priority</w:t>
      </w:r>
    </w:p>
    <w:p w14:paraId="59977477" w14:textId="77777777" w:rsidR="00F16705" w:rsidRDefault="00DB2897">
      <w:pPr>
        <w:pBdr>
          <w:top w:val="nil"/>
          <w:left w:val="nil"/>
          <w:bottom w:val="nil"/>
          <w:right w:val="nil"/>
          <w:between w:val="nil"/>
        </w:pBdr>
        <w:ind w:left="1350" w:hanging="716"/>
        <w:rPr>
          <w:rFonts w:ascii="Arial" w:eastAsia="Arial" w:hAnsi="Arial" w:cs="Arial"/>
          <w:color w:val="000000"/>
          <w:sz w:val="22"/>
          <w:szCs w:val="22"/>
        </w:rPr>
      </w:pPr>
      <w:r>
        <w:rPr>
          <w:rFonts w:ascii="Arial" w:eastAsia="Arial" w:hAnsi="Arial" w:cs="Arial"/>
          <w:color w:val="000000"/>
          <w:sz w:val="22"/>
          <w:szCs w:val="22"/>
        </w:rPr>
        <w:t>Log email reminder activities for debugging, to track errors and bugs. Medium Priority.</w:t>
      </w:r>
    </w:p>
    <w:p w14:paraId="225BDF49" w14:textId="77777777" w:rsidR="00F16705" w:rsidRDefault="00DB2897">
      <w:pPr>
        <w:pBdr>
          <w:top w:val="nil"/>
          <w:left w:val="nil"/>
          <w:bottom w:val="nil"/>
          <w:right w:val="nil"/>
          <w:between w:val="nil"/>
        </w:pBdr>
        <w:spacing w:before="120" w:after="120"/>
        <w:ind w:left="634"/>
        <w:rPr>
          <w:color w:val="000000"/>
        </w:rPr>
      </w:pPr>
      <w:r>
        <w:rPr>
          <w:color w:val="000000"/>
        </w:rPr>
        <w:t>4.1.2</w:t>
      </w:r>
      <w:r>
        <w:rPr>
          <w:color w:val="000000"/>
        </w:rPr>
        <w:tab/>
        <w:t>Stimulus/Response Sequences</w:t>
      </w:r>
    </w:p>
    <w:p w14:paraId="3991B622" w14:textId="77777777" w:rsidR="00F16705" w:rsidRPr="00DF01F4" w:rsidRDefault="00DB2897" w:rsidP="00DF01F4">
      <w:pPr>
        <w:pStyle w:val="ListParagraph"/>
        <w:numPr>
          <w:ilvl w:val="0"/>
          <w:numId w:val="11"/>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Email send attempt in reminders script.</w:t>
      </w:r>
    </w:p>
    <w:p w14:paraId="2604FC30" w14:textId="77777777" w:rsidR="00F16705" w:rsidRPr="00DF01F4" w:rsidRDefault="00DB2897" w:rsidP="00DF01F4">
      <w:pPr>
        <w:pStyle w:val="ListParagraph"/>
        <w:numPr>
          <w:ilvl w:val="0"/>
          <w:numId w:val="11"/>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Append timestamped message to reminder_log.txt (success or failure with error info).</w:t>
      </w:r>
    </w:p>
    <w:p w14:paraId="284B7C01" w14:textId="77777777" w:rsidR="00F16705" w:rsidRDefault="00DB2897">
      <w:pPr>
        <w:pBdr>
          <w:top w:val="nil"/>
          <w:left w:val="nil"/>
          <w:bottom w:val="nil"/>
          <w:right w:val="nil"/>
          <w:between w:val="nil"/>
        </w:pBdr>
        <w:spacing w:before="120" w:after="120"/>
        <w:ind w:left="634"/>
        <w:rPr>
          <w:color w:val="000000"/>
        </w:rPr>
      </w:pPr>
      <w:r>
        <w:rPr>
          <w:color w:val="000000"/>
        </w:rPr>
        <w:t>4.1.3</w:t>
      </w:r>
      <w:r>
        <w:rPr>
          <w:color w:val="000000"/>
        </w:rPr>
        <w:tab/>
        <w:t>Functional Requirements</w:t>
      </w:r>
    </w:p>
    <w:p w14:paraId="72E0FF89"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lastRenderedPageBreak/>
        <w:t>FR5.1: Write logs to backend/logs/reminder_log.txt.</w:t>
      </w:r>
    </w:p>
    <w:p w14:paraId="3CB82E6B"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FR5.2: Create logs/ directory if missing with write permissions.</w:t>
      </w:r>
    </w:p>
    <w:p w14:paraId="00D99E42"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FR5.3: Log format: YYYY-MM-DD HH:MM:SS - Message (e.g., 2025-09-22 15:21:00 - Sent reminder to user@example.com).</w:t>
      </w:r>
    </w:p>
    <w:p w14:paraId="37990638" w14:textId="2CA15462" w:rsidR="00F16705" w:rsidRDefault="00DB2897">
      <w:pPr>
        <w:pBdr>
          <w:top w:val="nil"/>
          <w:left w:val="nil"/>
          <w:bottom w:val="nil"/>
          <w:right w:val="nil"/>
          <w:between w:val="nil"/>
        </w:pBdr>
        <w:ind w:left="2348" w:hanging="994"/>
        <w:rPr>
          <w:rFonts w:ascii="Arial" w:eastAsia="Arial" w:hAnsi="Arial" w:cs="Arial"/>
          <w:color w:val="000000"/>
          <w:sz w:val="22"/>
          <w:szCs w:val="22"/>
        </w:rPr>
      </w:pPr>
      <w:commentRangeStart w:id="57"/>
      <w:r>
        <w:rPr>
          <w:rFonts w:ascii="Arial" w:eastAsia="Arial" w:hAnsi="Arial" w:cs="Arial"/>
          <w:color w:val="000000"/>
          <w:sz w:val="22"/>
          <w:szCs w:val="22"/>
        </w:rPr>
        <w:t>FR5.4: R</w:t>
      </w:r>
      <w:ins w:id="58" w:author="Junior Gaseb" w:date="2025-09-29T11:30:00Z">
        <w:r w:rsidR="002F4465">
          <w:rPr>
            <w:rFonts w:ascii="Arial" w:eastAsia="Arial" w:hAnsi="Arial" w:cs="Arial"/>
            <w:color w:val="000000"/>
            <w:sz w:val="22"/>
            <w:szCs w:val="22"/>
          </w:rPr>
          <w:t>ename log</w:t>
        </w:r>
      </w:ins>
      <w:del w:id="59" w:author="Junior Gaseb" w:date="2025-09-29T11:30:00Z">
        <w:r w:rsidDel="002F4465">
          <w:rPr>
            <w:rFonts w:ascii="Arial" w:eastAsia="Arial" w:hAnsi="Arial" w:cs="Arial"/>
            <w:color w:val="000000"/>
            <w:sz w:val="22"/>
            <w:szCs w:val="22"/>
          </w:rPr>
          <w:delText>otat</w:delText>
        </w:r>
      </w:del>
      <w:del w:id="60" w:author="Junior Gaseb" w:date="2025-09-29T11:29:00Z">
        <w:r w:rsidDel="002F4465">
          <w:rPr>
            <w:rFonts w:ascii="Arial" w:eastAsia="Arial" w:hAnsi="Arial" w:cs="Arial"/>
            <w:color w:val="000000"/>
            <w:sz w:val="22"/>
            <w:szCs w:val="22"/>
          </w:rPr>
          <w:delText xml:space="preserve">e logs </w:delText>
        </w:r>
      </w:del>
      <w:del w:id="61" w:author="Junior Gaseb" w:date="2025-09-29T11:30:00Z">
        <w:r w:rsidDel="002F4465">
          <w:rPr>
            <w:rFonts w:ascii="Arial" w:eastAsia="Arial" w:hAnsi="Arial" w:cs="Arial"/>
            <w:color w:val="000000"/>
            <w:sz w:val="22"/>
            <w:szCs w:val="22"/>
          </w:rPr>
          <w:delText>if fil</w:delText>
        </w:r>
      </w:del>
      <w:ins w:id="62" w:author="Junior Gaseb" w:date="2025-09-29T11:30:00Z">
        <w:r w:rsidR="002F4465">
          <w:rPr>
            <w:rFonts w:ascii="Arial" w:eastAsia="Arial" w:hAnsi="Arial" w:cs="Arial"/>
            <w:color w:val="000000"/>
            <w:sz w:val="22"/>
            <w:szCs w:val="22"/>
          </w:rPr>
          <w:t xml:space="preserve"> fil</w:t>
        </w:r>
      </w:ins>
      <w:r>
        <w:rPr>
          <w:rFonts w:ascii="Arial" w:eastAsia="Arial" w:hAnsi="Arial" w:cs="Arial"/>
          <w:color w:val="000000"/>
          <w:sz w:val="22"/>
          <w:szCs w:val="22"/>
        </w:rPr>
        <w:t xml:space="preserve">e </w:t>
      </w:r>
      <w:ins w:id="63" w:author="Junior Gaseb" w:date="2025-09-29T11:30:00Z">
        <w:r w:rsidR="002F4465">
          <w:rPr>
            <w:rFonts w:ascii="Arial" w:eastAsia="Arial" w:hAnsi="Arial" w:cs="Arial"/>
            <w:color w:val="000000"/>
            <w:sz w:val="22"/>
            <w:szCs w:val="22"/>
          </w:rPr>
          <w:t>to</w:t>
        </w:r>
      </w:ins>
      <w:ins w:id="64" w:author="Junior Gaseb" w:date="2025-09-29T11:31:00Z">
        <w:r w:rsidR="002F4465">
          <w:rPr>
            <w:rFonts w:ascii="Arial" w:eastAsia="Arial" w:hAnsi="Arial" w:cs="Arial"/>
            <w:color w:val="000000"/>
            <w:sz w:val="22"/>
            <w:szCs w:val="22"/>
          </w:rPr>
          <w:t xml:space="preserve"> `</w:t>
        </w:r>
        <w:r w:rsidR="002F4465" w:rsidRPr="002F4465">
          <w:rPr>
            <w:rFonts w:ascii="Arial" w:eastAsia="Arial" w:hAnsi="Arial" w:cs="Arial"/>
            <w:color w:val="000000"/>
            <w:sz w:val="22"/>
            <w:szCs w:val="22"/>
          </w:rPr>
          <w:t xml:space="preserve"> </w:t>
        </w:r>
        <w:r w:rsidR="002F4465">
          <w:rPr>
            <w:rFonts w:ascii="Arial" w:eastAsia="Arial" w:hAnsi="Arial" w:cs="Arial"/>
            <w:color w:val="000000"/>
            <w:sz w:val="22"/>
            <w:szCs w:val="22"/>
          </w:rPr>
          <w:t>reminder_log_YYYYMMDDHHMMSS.txt</w:t>
        </w:r>
        <w:r w:rsidR="002F4465">
          <w:rPr>
            <w:rFonts w:ascii="Arial" w:eastAsia="Arial" w:hAnsi="Arial" w:cs="Arial"/>
            <w:color w:val="000000"/>
            <w:sz w:val="22"/>
            <w:szCs w:val="22"/>
          </w:rPr>
          <w:t xml:space="preserve"> ` if the file size</w:t>
        </w:r>
      </w:ins>
      <w:ins w:id="65" w:author="Junior Gaseb" w:date="2025-09-29T11:30:00Z">
        <w:r w:rsidR="002F4465">
          <w:rPr>
            <w:rFonts w:ascii="Arial" w:eastAsia="Arial" w:hAnsi="Arial" w:cs="Arial"/>
            <w:color w:val="000000"/>
            <w:sz w:val="22"/>
            <w:szCs w:val="22"/>
          </w:rPr>
          <w:t xml:space="preserve"> </w:t>
        </w:r>
      </w:ins>
      <w:r>
        <w:rPr>
          <w:rFonts w:ascii="Arial" w:eastAsia="Arial" w:hAnsi="Arial" w:cs="Arial"/>
          <w:color w:val="000000"/>
          <w:sz w:val="22"/>
          <w:szCs w:val="22"/>
        </w:rPr>
        <w:t xml:space="preserve">exceeds 10MB, </w:t>
      </w:r>
      <w:del w:id="66" w:author="Junior Gaseb" w:date="2025-09-29T11:31:00Z">
        <w:r w:rsidDel="002F4465">
          <w:rPr>
            <w:rFonts w:ascii="Arial" w:eastAsia="Arial" w:hAnsi="Arial" w:cs="Arial"/>
            <w:color w:val="000000"/>
            <w:sz w:val="22"/>
            <w:szCs w:val="22"/>
          </w:rPr>
          <w:delText>renaming to reminder_log_YYYYMMDDHHMMSS.txt</w:delText>
        </w:r>
      </w:del>
      <w:ins w:id="67" w:author="Junior Gaseb" w:date="2025-09-29T11:31:00Z">
        <w:r w:rsidR="002F4465">
          <w:rPr>
            <w:rFonts w:ascii="Arial" w:eastAsia="Arial" w:hAnsi="Arial" w:cs="Arial"/>
            <w:color w:val="000000"/>
            <w:sz w:val="22"/>
            <w:szCs w:val="22"/>
          </w:rPr>
          <w:t>creates new `</w:t>
        </w:r>
      </w:ins>
      <w:ins w:id="68" w:author="Junior Gaseb" w:date="2025-09-29T11:32:00Z">
        <w:r w:rsidR="002F4465">
          <w:rPr>
            <w:rFonts w:ascii="Arial" w:eastAsia="Arial" w:hAnsi="Arial" w:cs="Arial"/>
            <w:color w:val="000000"/>
            <w:sz w:val="22"/>
            <w:szCs w:val="22"/>
          </w:rPr>
          <w:t>reminder_log.txt</w:t>
        </w:r>
      </w:ins>
      <w:ins w:id="69" w:author="Junior Gaseb" w:date="2025-09-29T11:31:00Z">
        <w:r w:rsidR="002F4465">
          <w:rPr>
            <w:rFonts w:ascii="Arial" w:eastAsia="Arial" w:hAnsi="Arial" w:cs="Arial"/>
            <w:color w:val="000000"/>
            <w:sz w:val="22"/>
            <w:szCs w:val="22"/>
          </w:rPr>
          <w:t>`</w:t>
        </w:r>
      </w:ins>
      <w:ins w:id="70" w:author="Junior Gaseb" w:date="2025-09-29T11:32:00Z">
        <w:r w:rsidR="002F4465">
          <w:rPr>
            <w:rFonts w:ascii="Arial" w:eastAsia="Arial" w:hAnsi="Arial" w:cs="Arial"/>
            <w:color w:val="000000"/>
            <w:sz w:val="22"/>
            <w:szCs w:val="22"/>
          </w:rPr>
          <w:t xml:space="preserve"> and logs to new file</w:t>
        </w:r>
      </w:ins>
      <w:r>
        <w:rPr>
          <w:rFonts w:ascii="Arial" w:eastAsia="Arial" w:hAnsi="Arial" w:cs="Arial"/>
          <w:color w:val="000000"/>
          <w:sz w:val="22"/>
          <w:szCs w:val="22"/>
        </w:rPr>
        <w:t>.</w:t>
      </w:r>
      <w:commentRangeEnd w:id="57"/>
      <w:r w:rsidR="00923B2C">
        <w:rPr>
          <w:rStyle w:val="CommentReference"/>
        </w:rPr>
        <w:commentReference w:id="57"/>
      </w:r>
    </w:p>
    <w:p w14:paraId="04906DB0"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FR5.5: Log success (Sent reminder...) and failure (Failed to send...) with PHPMailer errors.</w:t>
      </w:r>
    </w:p>
    <w:p w14:paraId="33CCA1A0" w14:textId="77777777" w:rsidR="00F16705" w:rsidRDefault="00F16705"/>
    <w:p w14:paraId="4C6142CD" w14:textId="77777777" w:rsidR="00F16705" w:rsidRDefault="00DB2897">
      <w:pPr>
        <w:pStyle w:val="Heading2"/>
        <w:numPr>
          <w:ilvl w:val="1"/>
          <w:numId w:val="1"/>
        </w:numPr>
      </w:pPr>
      <w:bookmarkStart w:id="71" w:name="_Toc209599504"/>
      <w:r>
        <w:t>Backend API</w:t>
      </w:r>
      <w:bookmarkEnd w:id="71"/>
    </w:p>
    <w:p w14:paraId="4A4C9DD8" w14:textId="77777777" w:rsidR="00F16705" w:rsidRDefault="00DB2897">
      <w:pPr>
        <w:pBdr>
          <w:top w:val="nil"/>
          <w:left w:val="nil"/>
          <w:bottom w:val="nil"/>
          <w:right w:val="nil"/>
          <w:between w:val="nil"/>
        </w:pBdr>
        <w:spacing w:before="120" w:after="120"/>
        <w:ind w:left="634"/>
        <w:rPr>
          <w:color w:val="000000"/>
        </w:rPr>
      </w:pPr>
      <w:r>
        <w:rPr>
          <w:color w:val="000000"/>
        </w:rPr>
        <w:t>4.1.1</w:t>
      </w:r>
      <w:r>
        <w:rPr>
          <w:color w:val="000000"/>
        </w:rPr>
        <w:tab/>
        <w:t>Description and Priority</w:t>
      </w:r>
    </w:p>
    <w:p w14:paraId="78504C78" w14:textId="77777777" w:rsidR="00F16705" w:rsidRDefault="00DB2897">
      <w:pPr>
        <w:pBdr>
          <w:top w:val="nil"/>
          <w:left w:val="nil"/>
          <w:bottom w:val="nil"/>
          <w:right w:val="nil"/>
          <w:between w:val="nil"/>
        </w:pBdr>
        <w:ind w:left="1350" w:hanging="716"/>
        <w:rPr>
          <w:rFonts w:ascii="Arial" w:eastAsia="Arial" w:hAnsi="Arial" w:cs="Arial"/>
          <w:color w:val="000000"/>
          <w:sz w:val="22"/>
          <w:szCs w:val="22"/>
        </w:rPr>
      </w:pPr>
      <w:r>
        <w:rPr>
          <w:rFonts w:ascii="Arial" w:eastAsia="Arial" w:hAnsi="Arial" w:cs="Arial"/>
          <w:color w:val="000000"/>
          <w:sz w:val="22"/>
          <w:szCs w:val="22"/>
        </w:rPr>
        <w:t>REST-like API for contract CRUD operations. High Priority.</w:t>
      </w:r>
    </w:p>
    <w:p w14:paraId="3B92921A" w14:textId="77777777" w:rsidR="00F16705" w:rsidRDefault="00DB2897">
      <w:pPr>
        <w:pBdr>
          <w:top w:val="nil"/>
          <w:left w:val="nil"/>
          <w:bottom w:val="nil"/>
          <w:right w:val="nil"/>
          <w:between w:val="nil"/>
        </w:pBdr>
        <w:spacing w:before="120" w:after="120"/>
        <w:ind w:left="634"/>
        <w:rPr>
          <w:color w:val="000000"/>
        </w:rPr>
      </w:pPr>
      <w:r>
        <w:rPr>
          <w:color w:val="000000"/>
        </w:rPr>
        <w:t>4.1.2</w:t>
      </w:r>
      <w:r>
        <w:rPr>
          <w:color w:val="000000"/>
        </w:rPr>
        <w:tab/>
        <w:t>Stimulus/Response Sequences</w:t>
      </w:r>
    </w:p>
    <w:p w14:paraId="00FBC8B0" w14:textId="77777777" w:rsidR="00F16705" w:rsidRPr="00DF01F4" w:rsidRDefault="00DB2897" w:rsidP="00DF01F4">
      <w:pPr>
        <w:pStyle w:val="ListParagraph"/>
        <w:numPr>
          <w:ilvl w:val="0"/>
          <w:numId w:val="12"/>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Stimulus: Frontend sends GET/POST to /backend/index.php?action=...</w:t>
      </w:r>
    </w:p>
    <w:p w14:paraId="564EC83A" w14:textId="77777777" w:rsidR="00F16705" w:rsidRPr="00DF01F4" w:rsidRDefault="00DB2897" w:rsidP="00DF01F4">
      <w:pPr>
        <w:pStyle w:val="ListParagraph"/>
        <w:numPr>
          <w:ilvl w:val="0"/>
          <w:numId w:val="12"/>
        </w:numPr>
        <w:pBdr>
          <w:top w:val="nil"/>
          <w:left w:val="nil"/>
          <w:bottom w:val="nil"/>
          <w:right w:val="nil"/>
          <w:between w:val="nil"/>
        </w:pBdr>
        <w:rPr>
          <w:rFonts w:ascii="Arial" w:eastAsia="Arial" w:hAnsi="Arial" w:cs="Arial"/>
          <w:color w:val="000000"/>
          <w:sz w:val="22"/>
          <w:szCs w:val="22"/>
        </w:rPr>
      </w:pPr>
      <w:r w:rsidRPr="00DF01F4">
        <w:rPr>
          <w:rFonts w:ascii="Arial" w:eastAsia="Arial" w:hAnsi="Arial" w:cs="Arial"/>
          <w:color w:val="000000"/>
          <w:sz w:val="22"/>
          <w:szCs w:val="22"/>
        </w:rPr>
        <w:t>Response: Authenticates; processes request; returns JSON (e.g., list of contracts or success message with data).</w:t>
      </w:r>
    </w:p>
    <w:p w14:paraId="27642D11" w14:textId="77777777" w:rsidR="00F16705" w:rsidRDefault="00DB2897">
      <w:pPr>
        <w:pBdr>
          <w:top w:val="nil"/>
          <w:left w:val="nil"/>
          <w:bottom w:val="nil"/>
          <w:right w:val="nil"/>
          <w:between w:val="nil"/>
        </w:pBdr>
        <w:spacing w:before="120" w:after="120"/>
        <w:ind w:left="634"/>
        <w:rPr>
          <w:color w:val="000000"/>
        </w:rPr>
      </w:pPr>
      <w:r>
        <w:rPr>
          <w:color w:val="000000"/>
        </w:rPr>
        <w:t>4.1.3</w:t>
      </w:r>
      <w:r>
        <w:rPr>
          <w:color w:val="000000"/>
        </w:rPr>
        <w:tab/>
        <w:t>Functional Requirements</w:t>
      </w:r>
    </w:p>
    <w:p w14:paraId="4921BBDE"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FR6.1: Endpoint: /backend/index.php?action=...</w:t>
      </w:r>
    </w:p>
    <w:p w14:paraId="2E31138F" w14:textId="77777777" w:rsidR="00F16705" w:rsidRDefault="00F16705">
      <w:pPr>
        <w:pBdr>
          <w:top w:val="nil"/>
          <w:left w:val="nil"/>
          <w:bottom w:val="nil"/>
          <w:right w:val="nil"/>
          <w:between w:val="nil"/>
        </w:pBdr>
        <w:ind w:left="2348" w:hanging="994"/>
        <w:rPr>
          <w:rFonts w:ascii="Arial" w:eastAsia="Arial" w:hAnsi="Arial" w:cs="Arial"/>
          <w:color w:val="000000"/>
          <w:sz w:val="22"/>
          <w:szCs w:val="22"/>
        </w:rPr>
      </w:pPr>
    </w:p>
    <w:p w14:paraId="2BC81B9C" w14:textId="77777777" w:rsidR="00F16705" w:rsidRPr="00DF01F4" w:rsidRDefault="00DB2897" w:rsidP="00DF01F4">
      <w:pPr>
        <w:pStyle w:val="ListParagraph"/>
        <w:numPr>
          <w:ilvl w:val="0"/>
          <w:numId w:val="13"/>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list: Return all contracts (JSON).</w:t>
      </w:r>
    </w:p>
    <w:p w14:paraId="36D7EE2A" w14:textId="77777777" w:rsidR="00F16705" w:rsidRPr="00DF01F4" w:rsidRDefault="00DB2897" w:rsidP="00DF01F4">
      <w:pPr>
        <w:pStyle w:val="ListParagraph"/>
        <w:numPr>
          <w:ilvl w:val="0"/>
          <w:numId w:val="13"/>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view&amp;id=X: Return contract by ID.</w:t>
      </w:r>
    </w:p>
    <w:p w14:paraId="14D88778" w14:textId="77777777" w:rsidR="00F16705" w:rsidRPr="00DF01F4" w:rsidRDefault="00DB2897" w:rsidP="00DF01F4">
      <w:pPr>
        <w:pStyle w:val="ListParagraph"/>
        <w:numPr>
          <w:ilvl w:val="0"/>
          <w:numId w:val="13"/>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create: Create contract (POST, FormData).</w:t>
      </w:r>
    </w:p>
    <w:p w14:paraId="51D1C1A3" w14:textId="77777777" w:rsidR="00F16705" w:rsidRPr="00DF01F4" w:rsidRDefault="00DB2897" w:rsidP="00DF01F4">
      <w:pPr>
        <w:pStyle w:val="ListParagraph"/>
        <w:numPr>
          <w:ilvl w:val="0"/>
          <w:numId w:val="13"/>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update&amp;id=X: Update contract (POST, FormData).</w:t>
      </w:r>
    </w:p>
    <w:p w14:paraId="76FE6925" w14:textId="77777777" w:rsidR="00F16705" w:rsidRPr="00DF01F4" w:rsidRDefault="00DB2897" w:rsidP="00DF01F4">
      <w:pPr>
        <w:pStyle w:val="ListParagraph"/>
        <w:numPr>
          <w:ilvl w:val="0"/>
          <w:numId w:val="13"/>
        </w:numPr>
        <w:pBdr>
          <w:top w:val="nil"/>
          <w:left w:val="nil"/>
          <w:bottom w:val="nil"/>
          <w:right w:val="nil"/>
          <w:between w:val="nil"/>
        </w:pBdr>
        <w:rPr>
          <w:color w:val="000000"/>
          <w:sz w:val="22"/>
          <w:szCs w:val="22"/>
        </w:rPr>
      </w:pPr>
      <w:r w:rsidRPr="00DF01F4">
        <w:rPr>
          <w:rFonts w:ascii="Arial" w:eastAsia="Arial" w:hAnsi="Arial" w:cs="Arial"/>
          <w:color w:val="000000"/>
          <w:sz w:val="22"/>
          <w:szCs w:val="22"/>
        </w:rPr>
        <w:t>delete&amp;id=X: Delete contract (DELETE).</w:t>
      </w:r>
    </w:p>
    <w:p w14:paraId="1914B5F7" w14:textId="77777777" w:rsidR="00F16705" w:rsidRDefault="00F16705">
      <w:pPr>
        <w:pBdr>
          <w:top w:val="nil"/>
          <w:left w:val="nil"/>
          <w:bottom w:val="nil"/>
          <w:right w:val="nil"/>
          <w:between w:val="nil"/>
        </w:pBdr>
        <w:ind w:left="2348" w:hanging="994"/>
        <w:rPr>
          <w:rFonts w:ascii="Arial" w:eastAsia="Arial" w:hAnsi="Arial" w:cs="Arial"/>
          <w:color w:val="000000"/>
          <w:sz w:val="22"/>
          <w:szCs w:val="22"/>
        </w:rPr>
      </w:pPr>
    </w:p>
    <w:p w14:paraId="4A959295" w14:textId="77777777" w:rsidR="00F16705" w:rsidRDefault="00F16705">
      <w:pPr>
        <w:pBdr>
          <w:top w:val="nil"/>
          <w:left w:val="nil"/>
          <w:bottom w:val="nil"/>
          <w:right w:val="nil"/>
          <w:between w:val="nil"/>
        </w:pBdr>
        <w:ind w:left="2348" w:hanging="994"/>
        <w:rPr>
          <w:rFonts w:ascii="Arial" w:eastAsia="Arial" w:hAnsi="Arial" w:cs="Arial"/>
          <w:color w:val="000000"/>
          <w:sz w:val="22"/>
          <w:szCs w:val="22"/>
        </w:rPr>
      </w:pPr>
    </w:p>
    <w:p w14:paraId="67252D67"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FR6.2: Return updated contract data after update (e.g., {"message": "Contract updated", "contract": {...}}).</w:t>
      </w:r>
    </w:p>
    <w:p w14:paraId="184BA901"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FR6.3: Handle file uploads in create and update actions.</w:t>
      </w:r>
    </w:p>
    <w:p w14:paraId="299F4403" w14:textId="77777777" w:rsidR="00F16705" w:rsidRDefault="00DB2897">
      <w:pPr>
        <w:pBdr>
          <w:top w:val="nil"/>
          <w:left w:val="nil"/>
          <w:bottom w:val="nil"/>
          <w:right w:val="nil"/>
          <w:between w:val="nil"/>
        </w:pBdr>
        <w:ind w:left="2348" w:hanging="994"/>
        <w:rPr>
          <w:rFonts w:ascii="Arial" w:eastAsia="Arial" w:hAnsi="Arial" w:cs="Arial"/>
          <w:color w:val="000000"/>
          <w:sz w:val="22"/>
          <w:szCs w:val="22"/>
        </w:rPr>
      </w:pPr>
      <w:r>
        <w:rPr>
          <w:rFonts w:ascii="Arial" w:eastAsia="Arial" w:hAnsi="Arial" w:cs="Arial"/>
          <w:color w:val="000000"/>
          <w:sz w:val="22"/>
          <w:szCs w:val="22"/>
        </w:rPr>
        <w:t>FR6.4: Restrict create, update, delete to managers/admins via Auth::requireRole('manager'). dsf</w:t>
      </w:r>
    </w:p>
    <w:p w14:paraId="5E00E6DA" w14:textId="77777777" w:rsidR="00F16705" w:rsidRDefault="00F16705">
      <w:bookmarkStart w:id="72" w:name="_5nhpg2h7w4ee" w:colFirst="0" w:colLast="0"/>
      <w:bookmarkEnd w:id="72"/>
    </w:p>
    <w:p w14:paraId="63A52923" w14:textId="77777777" w:rsidR="00F16705" w:rsidRDefault="00DB2897">
      <w:pPr>
        <w:pStyle w:val="Heading1"/>
        <w:numPr>
          <w:ilvl w:val="0"/>
          <w:numId w:val="1"/>
        </w:numPr>
      </w:pPr>
      <w:bookmarkStart w:id="73" w:name="_Toc209599505"/>
      <w:r>
        <w:t>Other Nonfunctional Requirements</w:t>
      </w:r>
      <w:bookmarkEnd w:id="73"/>
    </w:p>
    <w:p w14:paraId="52280BCA" w14:textId="77777777" w:rsidR="00F16705" w:rsidRDefault="00DB2897">
      <w:pPr>
        <w:pStyle w:val="Heading2"/>
        <w:numPr>
          <w:ilvl w:val="1"/>
          <w:numId w:val="1"/>
        </w:numPr>
      </w:pPr>
      <w:bookmarkStart w:id="74" w:name="_Toc209599506"/>
      <w:r>
        <w:t>Performance Requirements</w:t>
      </w:r>
      <w:bookmarkEnd w:id="74"/>
    </w:p>
    <w:p w14:paraId="655929AF"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System must handle at least 50 concurrent users.</w:t>
      </w:r>
    </w:p>
    <w:p w14:paraId="28A10E98" w14:textId="77777777" w:rsidR="00F16705" w:rsidRDefault="00DB2897">
      <w:pPr>
        <w:pBdr>
          <w:top w:val="nil"/>
          <w:left w:val="nil"/>
          <w:bottom w:val="nil"/>
          <w:right w:val="nil"/>
          <w:between w:val="nil"/>
        </w:pBdr>
        <w:rPr>
          <w:rFonts w:ascii="Arial" w:eastAsia="Arial" w:hAnsi="Arial" w:cs="Arial"/>
          <w:color w:val="000000"/>
          <w:sz w:val="22"/>
          <w:szCs w:val="22"/>
        </w:rPr>
      </w:pPr>
      <w:bookmarkStart w:id="75" w:name="_pwjvgimqmyth" w:colFirst="0" w:colLast="0"/>
      <w:bookmarkEnd w:id="75"/>
      <w:r>
        <w:rPr>
          <w:rFonts w:ascii="Arial" w:eastAsia="Arial" w:hAnsi="Arial" w:cs="Arial"/>
          <w:color w:val="000000"/>
          <w:sz w:val="22"/>
          <w:szCs w:val="22"/>
        </w:rPr>
        <w:t>Response time &lt; 2s for CRUD operations.</w:t>
      </w:r>
    </w:p>
    <w:p w14:paraId="45B9A5E6" w14:textId="77777777" w:rsidR="00F16705" w:rsidRDefault="00DB2897">
      <w:pPr>
        <w:pStyle w:val="Heading2"/>
        <w:numPr>
          <w:ilvl w:val="1"/>
          <w:numId w:val="1"/>
        </w:numPr>
      </w:pPr>
      <w:bookmarkStart w:id="76" w:name="_Toc209599507"/>
      <w:r>
        <w:t>Safety Requirements</w:t>
      </w:r>
      <w:bookmarkEnd w:id="76"/>
    </w:p>
    <w:p w14:paraId="7E1E49BC"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Contracts stored digitally as backup to prevent data loss.</w:t>
      </w:r>
    </w:p>
    <w:p w14:paraId="6AFFA1B0" w14:textId="77777777" w:rsidR="00F16705" w:rsidRDefault="00DB2897">
      <w:pPr>
        <w:pBdr>
          <w:top w:val="nil"/>
          <w:left w:val="nil"/>
          <w:bottom w:val="nil"/>
          <w:right w:val="nil"/>
          <w:between w:val="nil"/>
        </w:pBdr>
        <w:rPr>
          <w:rFonts w:ascii="Arial" w:eastAsia="Arial" w:hAnsi="Arial" w:cs="Arial"/>
          <w:color w:val="000000"/>
          <w:sz w:val="22"/>
          <w:szCs w:val="22"/>
        </w:rPr>
      </w:pPr>
      <w:bookmarkStart w:id="77" w:name="_xoffjslny9j1" w:colFirst="0" w:colLast="0"/>
      <w:bookmarkEnd w:id="77"/>
      <w:r>
        <w:rPr>
          <w:rFonts w:ascii="Arial" w:eastAsia="Arial" w:hAnsi="Arial" w:cs="Arial"/>
          <w:color w:val="000000"/>
          <w:sz w:val="22"/>
          <w:szCs w:val="22"/>
        </w:rPr>
        <w:lastRenderedPageBreak/>
        <w:t>Logs rotated to prevent storage exhaustion.</w:t>
      </w:r>
    </w:p>
    <w:p w14:paraId="6BEAC875" w14:textId="77777777" w:rsidR="00F16705" w:rsidRDefault="00DB2897">
      <w:pPr>
        <w:pStyle w:val="Heading2"/>
        <w:numPr>
          <w:ilvl w:val="1"/>
          <w:numId w:val="1"/>
        </w:numPr>
      </w:pPr>
      <w:bookmarkStart w:id="78" w:name="_Toc209599508"/>
      <w:r>
        <w:t>Security Requirements</w:t>
      </w:r>
      <w:bookmarkEnd w:id="78"/>
    </w:p>
    <w:p w14:paraId="29192385"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Passwords hashed (SHA256 or bcrypt).</w:t>
      </w:r>
    </w:p>
    <w:p w14:paraId="44747843"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Session-based authentication.</w:t>
      </w:r>
    </w:p>
    <w:p w14:paraId="43367F1A"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Role-based authorization.</w:t>
      </w:r>
    </w:p>
    <w:p w14:paraId="1CB6DD57" w14:textId="77777777" w:rsidR="00F16705" w:rsidRDefault="00DB2897">
      <w:pPr>
        <w:pBdr>
          <w:top w:val="nil"/>
          <w:left w:val="nil"/>
          <w:bottom w:val="nil"/>
          <w:right w:val="nil"/>
          <w:between w:val="nil"/>
        </w:pBdr>
        <w:rPr>
          <w:rFonts w:ascii="Arial" w:eastAsia="Arial" w:hAnsi="Arial" w:cs="Arial"/>
          <w:color w:val="000000"/>
          <w:sz w:val="22"/>
          <w:szCs w:val="22"/>
        </w:rPr>
      </w:pPr>
      <w:bookmarkStart w:id="79" w:name="_47bkg1jvi5th" w:colFirst="0" w:colLast="0"/>
      <w:bookmarkEnd w:id="79"/>
      <w:r>
        <w:rPr>
          <w:rFonts w:ascii="Arial" w:eastAsia="Arial" w:hAnsi="Arial" w:cs="Arial"/>
          <w:color w:val="000000"/>
          <w:sz w:val="22"/>
          <w:szCs w:val="22"/>
        </w:rPr>
        <w:t>Secure file serving (no direct URL access).</w:t>
      </w:r>
    </w:p>
    <w:p w14:paraId="2E5624BA" w14:textId="77777777" w:rsidR="00F16705" w:rsidRDefault="00DB2897">
      <w:pPr>
        <w:pStyle w:val="Heading2"/>
        <w:numPr>
          <w:ilvl w:val="1"/>
          <w:numId w:val="1"/>
        </w:numPr>
      </w:pPr>
      <w:bookmarkStart w:id="80" w:name="_Toc209599509"/>
      <w:r>
        <w:t>Software Quality Attributes</w:t>
      </w:r>
      <w:bookmarkEnd w:id="80"/>
    </w:p>
    <w:p w14:paraId="39CBD068"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Availability: 99% uptime within internal network.</w:t>
      </w:r>
    </w:p>
    <w:p w14:paraId="5B0701A4"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Maintainability: Modular PHP controllers, separated frontend/backend.</w:t>
      </w:r>
    </w:p>
    <w:p w14:paraId="36D6E4F1"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Portability: Runs on any XAMPP-enabled Windows machine.</w:t>
      </w:r>
    </w:p>
    <w:p w14:paraId="6D19CEC2"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Usability: Intuitive tabbed interface, minimal training required.</w:t>
      </w:r>
    </w:p>
    <w:p w14:paraId="121DE72F" w14:textId="77777777" w:rsidR="00F16705" w:rsidRDefault="00F16705">
      <w:pPr>
        <w:pBdr>
          <w:top w:val="nil"/>
          <w:left w:val="nil"/>
          <w:bottom w:val="nil"/>
          <w:right w:val="nil"/>
          <w:between w:val="nil"/>
        </w:pBdr>
        <w:rPr>
          <w:rFonts w:ascii="Arial" w:eastAsia="Arial" w:hAnsi="Arial" w:cs="Arial"/>
          <w:color w:val="000000"/>
          <w:sz w:val="22"/>
          <w:szCs w:val="22"/>
        </w:rPr>
      </w:pPr>
      <w:bookmarkStart w:id="81" w:name="_e5ub3usk86bo" w:colFirst="0" w:colLast="0"/>
      <w:bookmarkEnd w:id="81"/>
    </w:p>
    <w:p w14:paraId="203AAF8C" w14:textId="77777777" w:rsidR="00F16705" w:rsidRDefault="00DB2897">
      <w:pPr>
        <w:pStyle w:val="Heading2"/>
        <w:numPr>
          <w:ilvl w:val="1"/>
          <w:numId w:val="1"/>
        </w:numPr>
      </w:pPr>
      <w:bookmarkStart w:id="82" w:name="_Toc209599510"/>
      <w:r>
        <w:t>Business Rules</w:t>
      </w:r>
      <w:bookmarkEnd w:id="82"/>
    </w:p>
    <w:p w14:paraId="066D4D8D"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Only Admins can manage users.</w:t>
      </w:r>
    </w:p>
    <w:p w14:paraId="2A44DCD6"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Only Managers/Admins can create/edit/delete contracts.</w:t>
      </w:r>
    </w:p>
    <w:p w14:paraId="2ED8C394" w14:textId="77777777" w:rsidR="00F16705" w:rsidRDefault="00DB2897">
      <w:pPr>
        <w:pBdr>
          <w:top w:val="nil"/>
          <w:left w:val="nil"/>
          <w:bottom w:val="nil"/>
          <w:right w:val="nil"/>
          <w:between w:val="nil"/>
        </w:pBdr>
        <w:rPr>
          <w:rFonts w:ascii="Arial" w:eastAsia="Arial" w:hAnsi="Arial" w:cs="Arial"/>
          <w:color w:val="000000"/>
          <w:sz w:val="22"/>
          <w:szCs w:val="22"/>
        </w:rPr>
      </w:pPr>
      <w:bookmarkStart w:id="83" w:name="_9qk0u7l8vfgz" w:colFirst="0" w:colLast="0"/>
      <w:bookmarkEnd w:id="83"/>
      <w:r>
        <w:rPr>
          <w:rFonts w:ascii="Arial" w:eastAsia="Arial" w:hAnsi="Arial" w:cs="Arial"/>
          <w:color w:val="000000"/>
          <w:sz w:val="22"/>
          <w:szCs w:val="22"/>
        </w:rPr>
        <w:t>Viewers may only view/download contracts.</w:t>
      </w:r>
    </w:p>
    <w:p w14:paraId="4CD3C355" w14:textId="77777777" w:rsidR="00F16705" w:rsidRDefault="00DB2897">
      <w:pPr>
        <w:pStyle w:val="Heading1"/>
        <w:numPr>
          <w:ilvl w:val="0"/>
          <w:numId w:val="1"/>
        </w:numPr>
      </w:pPr>
      <w:bookmarkStart w:id="84" w:name="_Toc209599511"/>
      <w:r>
        <w:t>Other Requirements</w:t>
      </w:r>
      <w:bookmarkEnd w:id="84"/>
    </w:p>
    <w:p w14:paraId="72F9610D"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File size limit: 10 MB per contract file.</w:t>
      </w:r>
    </w:p>
    <w:p w14:paraId="640D335F" w14:textId="77777777" w:rsidR="00F16705" w:rsidRDefault="00DB2897">
      <w:pPr>
        <w:pBdr>
          <w:top w:val="nil"/>
          <w:left w:val="nil"/>
          <w:bottom w:val="nil"/>
          <w:right w:val="nil"/>
          <w:between w:val="nil"/>
        </w:pBdr>
        <w:rPr>
          <w:rFonts w:ascii="Arial" w:eastAsia="Arial" w:hAnsi="Arial" w:cs="Arial"/>
          <w:color w:val="000000"/>
          <w:sz w:val="22"/>
          <w:szCs w:val="22"/>
        </w:rPr>
      </w:pPr>
      <w:bookmarkStart w:id="85" w:name="_inpp5kwotm3p" w:colFirst="0" w:colLast="0"/>
      <w:bookmarkEnd w:id="85"/>
      <w:r>
        <w:rPr>
          <w:rFonts w:ascii="Arial" w:eastAsia="Arial" w:hAnsi="Arial" w:cs="Arial"/>
          <w:color w:val="000000"/>
          <w:sz w:val="22"/>
          <w:szCs w:val="22"/>
        </w:rPr>
        <w:t>Daily reminders must run automatically without manual intervention.</w:t>
      </w:r>
    </w:p>
    <w:p w14:paraId="6978A2E5" w14:textId="77777777" w:rsidR="00F16705" w:rsidRDefault="00DB2897">
      <w:pPr>
        <w:keepNext/>
        <w:keepLines/>
        <w:pBdr>
          <w:top w:val="nil"/>
          <w:left w:val="nil"/>
          <w:bottom w:val="nil"/>
          <w:right w:val="nil"/>
          <w:between w:val="nil"/>
        </w:pBdr>
        <w:spacing w:before="120" w:after="240"/>
        <w:rPr>
          <w:b/>
          <w:color w:val="000000"/>
          <w:sz w:val="36"/>
          <w:szCs w:val="36"/>
        </w:rPr>
      </w:pPr>
      <w:r>
        <w:rPr>
          <w:b/>
          <w:color w:val="000000"/>
          <w:sz w:val="36"/>
          <w:szCs w:val="36"/>
        </w:rPr>
        <w:t>Appendix A: Glossary</w:t>
      </w:r>
    </w:p>
    <w:p w14:paraId="540E0DCC"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CRUD: Create, Read, Update, Delete.</w:t>
      </w:r>
    </w:p>
    <w:p w14:paraId="3A342673"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SMTP: Simple Mail Transfer Protocol.</w:t>
      </w:r>
    </w:p>
    <w:p w14:paraId="7DB3CD5C" w14:textId="6040904C" w:rsidR="00F16705" w:rsidRDefault="00DB2897">
      <w:pPr>
        <w:pBdr>
          <w:top w:val="nil"/>
          <w:left w:val="nil"/>
          <w:bottom w:val="nil"/>
          <w:right w:val="nil"/>
          <w:between w:val="nil"/>
        </w:pBdr>
        <w:rPr>
          <w:rFonts w:ascii="Arial" w:eastAsia="Arial" w:hAnsi="Arial" w:cs="Arial"/>
          <w:color w:val="000000"/>
          <w:sz w:val="22"/>
          <w:szCs w:val="22"/>
        </w:rPr>
      </w:pPr>
      <w:bookmarkStart w:id="86" w:name="_ad4jku9hpf81" w:colFirst="0" w:colLast="0"/>
      <w:bookmarkEnd w:id="86"/>
      <w:r>
        <w:rPr>
          <w:rFonts w:ascii="Arial" w:eastAsia="Arial" w:hAnsi="Arial" w:cs="Arial"/>
          <w:color w:val="000000"/>
          <w:sz w:val="22"/>
          <w:szCs w:val="22"/>
        </w:rPr>
        <w:t>ERD: Entity Relationship Diagram</w:t>
      </w:r>
    </w:p>
    <w:p w14:paraId="27EC9671" w14:textId="7A810D39" w:rsidR="005272E7" w:rsidRDefault="005272E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NWR_CR: Namibia Wildlife Resorts Contract Registry</w:t>
      </w:r>
    </w:p>
    <w:p w14:paraId="75DA3C7A" w14:textId="77777777" w:rsidR="00F16705" w:rsidRDefault="00DB2897">
      <w:pPr>
        <w:keepNext/>
        <w:keepLines/>
        <w:pBdr>
          <w:top w:val="nil"/>
          <w:left w:val="nil"/>
          <w:bottom w:val="nil"/>
          <w:right w:val="nil"/>
          <w:between w:val="nil"/>
        </w:pBdr>
        <w:spacing w:before="120" w:after="240"/>
        <w:rPr>
          <w:b/>
          <w:color w:val="000000"/>
          <w:sz w:val="36"/>
          <w:szCs w:val="36"/>
        </w:rPr>
      </w:pPr>
      <w:r>
        <w:rPr>
          <w:b/>
          <w:color w:val="000000"/>
          <w:sz w:val="36"/>
          <w:szCs w:val="36"/>
        </w:rPr>
        <w:lastRenderedPageBreak/>
        <w:t>Appendix B: Analysis Models</w:t>
      </w:r>
    </w:p>
    <w:p w14:paraId="0B123E7A" w14:textId="27C8AB02" w:rsidR="00DB2897"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Entity-Relation Diagram</w:t>
      </w:r>
      <w:r w:rsidRPr="00DB2897">
        <w:rPr>
          <w:rFonts w:ascii="Arial" w:eastAsia="Arial" w:hAnsi="Arial" w:cs="Arial"/>
          <w:noProof/>
          <w:color w:val="000000"/>
          <w:sz w:val="22"/>
          <w:szCs w:val="22"/>
          <w:lang w:val="en-US" w:eastAsia="en-US"/>
        </w:rPr>
        <w:drawing>
          <wp:inline distT="0" distB="0" distL="0" distR="0" wp14:anchorId="7BA4EC57" wp14:editId="538175EB">
            <wp:extent cx="6126480" cy="7057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6480" cy="7057390"/>
                    </a:xfrm>
                    <a:prstGeom prst="rect">
                      <a:avLst/>
                    </a:prstGeom>
                    <a:noFill/>
                    <a:ln>
                      <a:noFill/>
                    </a:ln>
                  </pic:spPr>
                </pic:pic>
              </a:graphicData>
            </a:graphic>
          </wp:inline>
        </w:drawing>
      </w:r>
    </w:p>
    <w:p w14:paraId="27D0A29E" w14:textId="77777777" w:rsidR="00DB2897" w:rsidRDefault="00DB2897">
      <w:pPr>
        <w:pBdr>
          <w:top w:val="nil"/>
          <w:left w:val="nil"/>
          <w:bottom w:val="nil"/>
          <w:right w:val="nil"/>
          <w:between w:val="nil"/>
        </w:pBdr>
        <w:rPr>
          <w:rFonts w:ascii="Arial" w:eastAsia="Arial" w:hAnsi="Arial" w:cs="Arial"/>
          <w:color w:val="000000"/>
          <w:sz w:val="22"/>
          <w:szCs w:val="22"/>
        </w:rPr>
      </w:pPr>
    </w:p>
    <w:p w14:paraId="62075AA2" w14:textId="54FF7B09" w:rsidR="00DB2897"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lastRenderedPageBreak/>
        <w:t>Use Case Diagram</w:t>
      </w:r>
      <w:r w:rsidR="002B62BD" w:rsidRPr="002B62BD">
        <w:rPr>
          <w:rFonts w:ascii="Arial" w:eastAsia="Arial" w:hAnsi="Arial" w:cs="Arial"/>
          <w:noProof/>
          <w:color w:val="000000"/>
          <w:sz w:val="22"/>
          <w:szCs w:val="22"/>
          <w:lang w:val="en-US" w:eastAsia="en-US"/>
        </w:rPr>
        <w:drawing>
          <wp:inline distT="0" distB="0" distL="0" distR="0" wp14:anchorId="2335302B" wp14:editId="33AD407A">
            <wp:extent cx="6126480" cy="4414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6480" cy="4414520"/>
                    </a:xfrm>
                    <a:prstGeom prst="rect">
                      <a:avLst/>
                    </a:prstGeom>
                    <a:noFill/>
                    <a:ln>
                      <a:noFill/>
                    </a:ln>
                  </pic:spPr>
                </pic:pic>
              </a:graphicData>
            </a:graphic>
          </wp:inline>
        </w:drawing>
      </w:r>
    </w:p>
    <w:p w14:paraId="0437F16A" w14:textId="77777777" w:rsidR="00F16705" w:rsidRDefault="00F16705">
      <w:pPr>
        <w:pBdr>
          <w:top w:val="nil"/>
          <w:left w:val="nil"/>
          <w:bottom w:val="nil"/>
          <w:right w:val="nil"/>
          <w:between w:val="nil"/>
        </w:pBdr>
        <w:rPr>
          <w:rFonts w:ascii="Arial" w:eastAsia="Arial" w:hAnsi="Arial" w:cs="Arial"/>
          <w:color w:val="000000"/>
          <w:sz w:val="22"/>
          <w:szCs w:val="22"/>
        </w:rPr>
      </w:pPr>
    </w:p>
    <w:p w14:paraId="17020362" w14:textId="681FEADF" w:rsidR="00DB2897"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lastRenderedPageBreak/>
        <w:t>App Flow</w:t>
      </w:r>
      <w:r w:rsidR="002B62BD" w:rsidRPr="002B62BD">
        <w:rPr>
          <w:rFonts w:ascii="Arial" w:eastAsia="Arial" w:hAnsi="Arial" w:cs="Arial"/>
          <w:noProof/>
          <w:color w:val="000000"/>
          <w:sz w:val="22"/>
          <w:szCs w:val="22"/>
          <w:lang w:val="en-US" w:eastAsia="en-US"/>
        </w:rPr>
        <w:drawing>
          <wp:inline distT="0" distB="0" distL="0" distR="0" wp14:anchorId="26624EE2" wp14:editId="7BB43398">
            <wp:extent cx="5720080" cy="800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0080" cy="8001000"/>
                    </a:xfrm>
                    <a:prstGeom prst="rect">
                      <a:avLst/>
                    </a:prstGeom>
                    <a:noFill/>
                    <a:ln>
                      <a:noFill/>
                    </a:ln>
                  </pic:spPr>
                </pic:pic>
              </a:graphicData>
            </a:graphic>
          </wp:inline>
        </w:drawing>
      </w:r>
    </w:p>
    <w:p w14:paraId="1F15B98A" w14:textId="77777777" w:rsidR="00DB2897" w:rsidRDefault="00DB2897">
      <w:pPr>
        <w:pBdr>
          <w:top w:val="nil"/>
          <w:left w:val="nil"/>
          <w:bottom w:val="nil"/>
          <w:right w:val="nil"/>
          <w:between w:val="nil"/>
        </w:pBdr>
        <w:rPr>
          <w:rFonts w:ascii="Arial" w:eastAsia="Arial" w:hAnsi="Arial" w:cs="Arial"/>
          <w:color w:val="000000"/>
          <w:sz w:val="22"/>
          <w:szCs w:val="22"/>
        </w:rPr>
      </w:pPr>
    </w:p>
    <w:p w14:paraId="713521DB" w14:textId="64385FCA"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User Flow</w:t>
      </w:r>
    </w:p>
    <w:p w14:paraId="1E60D129"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1.1 Viewer</w:t>
      </w:r>
    </w:p>
    <w:p w14:paraId="03C9F75B" w14:textId="41DA391B" w:rsidR="00F16705" w:rsidRDefault="005814F7">
      <w:pPr>
        <w:pBdr>
          <w:top w:val="nil"/>
          <w:left w:val="nil"/>
          <w:bottom w:val="nil"/>
          <w:right w:val="nil"/>
          <w:between w:val="nil"/>
        </w:pBdr>
        <w:rPr>
          <w:rFonts w:ascii="Arial" w:eastAsia="Arial" w:hAnsi="Arial" w:cs="Arial"/>
          <w:color w:val="000000"/>
          <w:sz w:val="22"/>
          <w:szCs w:val="22"/>
        </w:rPr>
      </w:pPr>
      <w:r w:rsidRPr="005814F7">
        <w:rPr>
          <w:rFonts w:ascii="Arial" w:eastAsia="Arial" w:hAnsi="Arial" w:cs="Arial"/>
          <w:noProof/>
          <w:color w:val="000000"/>
          <w:sz w:val="22"/>
          <w:szCs w:val="22"/>
          <w:lang w:val="en-US" w:eastAsia="en-US"/>
        </w:rPr>
        <w:drawing>
          <wp:inline distT="0" distB="0" distL="0" distR="0" wp14:anchorId="018917A9" wp14:editId="0E907CCE">
            <wp:extent cx="6126480" cy="1816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6480" cy="1816735"/>
                    </a:xfrm>
                    <a:prstGeom prst="rect">
                      <a:avLst/>
                    </a:prstGeom>
                    <a:noFill/>
                    <a:ln>
                      <a:noFill/>
                    </a:ln>
                  </pic:spPr>
                </pic:pic>
              </a:graphicData>
            </a:graphic>
          </wp:inline>
        </w:drawing>
      </w:r>
    </w:p>
    <w:p w14:paraId="05117058" w14:textId="77777777" w:rsidR="005814F7" w:rsidRDefault="005814F7">
      <w:pPr>
        <w:pBdr>
          <w:top w:val="nil"/>
          <w:left w:val="nil"/>
          <w:bottom w:val="nil"/>
          <w:right w:val="nil"/>
          <w:between w:val="nil"/>
        </w:pBdr>
        <w:rPr>
          <w:rFonts w:ascii="Arial" w:eastAsia="Arial" w:hAnsi="Arial" w:cs="Arial"/>
          <w:color w:val="000000"/>
          <w:sz w:val="22"/>
          <w:szCs w:val="22"/>
        </w:rPr>
      </w:pPr>
    </w:p>
    <w:p w14:paraId="76230DCA"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 Manager/Admin</w:t>
      </w:r>
    </w:p>
    <w:p w14:paraId="6FB04998" w14:textId="6DAC4F54" w:rsidR="00F16705" w:rsidRDefault="005814F7">
      <w:pPr>
        <w:pBdr>
          <w:top w:val="nil"/>
          <w:left w:val="nil"/>
          <w:bottom w:val="nil"/>
          <w:right w:val="nil"/>
          <w:between w:val="nil"/>
        </w:pBdr>
        <w:rPr>
          <w:rFonts w:ascii="Arial" w:eastAsia="Arial" w:hAnsi="Arial" w:cs="Arial"/>
          <w:color w:val="000000"/>
          <w:sz w:val="22"/>
          <w:szCs w:val="22"/>
        </w:rPr>
      </w:pPr>
      <w:r w:rsidRPr="005814F7">
        <w:rPr>
          <w:rFonts w:ascii="Arial" w:eastAsia="Arial" w:hAnsi="Arial" w:cs="Arial"/>
          <w:noProof/>
          <w:color w:val="000000"/>
          <w:sz w:val="22"/>
          <w:szCs w:val="22"/>
          <w:lang w:val="en-US" w:eastAsia="en-US"/>
        </w:rPr>
        <w:drawing>
          <wp:inline distT="0" distB="0" distL="0" distR="0" wp14:anchorId="5A7DE3AF" wp14:editId="5E41E9C4">
            <wp:extent cx="6126480" cy="1050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6480" cy="1050925"/>
                    </a:xfrm>
                    <a:prstGeom prst="rect">
                      <a:avLst/>
                    </a:prstGeom>
                    <a:noFill/>
                    <a:ln>
                      <a:noFill/>
                    </a:ln>
                  </pic:spPr>
                </pic:pic>
              </a:graphicData>
            </a:graphic>
          </wp:inline>
        </w:drawing>
      </w:r>
    </w:p>
    <w:p w14:paraId="53AC7410" w14:textId="77777777" w:rsidR="005814F7" w:rsidRDefault="005814F7">
      <w:pPr>
        <w:pBdr>
          <w:top w:val="nil"/>
          <w:left w:val="nil"/>
          <w:bottom w:val="nil"/>
          <w:right w:val="nil"/>
          <w:between w:val="nil"/>
        </w:pBdr>
        <w:rPr>
          <w:rFonts w:ascii="Arial" w:eastAsia="Arial" w:hAnsi="Arial" w:cs="Arial"/>
          <w:color w:val="000000"/>
          <w:sz w:val="22"/>
          <w:szCs w:val="22"/>
        </w:rPr>
      </w:pPr>
    </w:p>
    <w:p w14:paraId="590433D8"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 Admin</w:t>
      </w:r>
    </w:p>
    <w:p w14:paraId="307AC118" w14:textId="279C9F29" w:rsidR="00F16705" w:rsidRDefault="005814F7" w:rsidP="005814F7">
      <w:pPr>
        <w:pBdr>
          <w:top w:val="nil"/>
          <w:left w:val="nil"/>
          <w:bottom w:val="nil"/>
          <w:right w:val="nil"/>
          <w:between w:val="nil"/>
        </w:pBdr>
        <w:rPr>
          <w:color w:val="000000"/>
          <w:sz w:val="22"/>
          <w:szCs w:val="22"/>
        </w:rPr>
      </w:pPr>
      <w:r w:rsidRPr="005814F7">
        <w:rPr>
          <w:noProof/>
          <w:color w:val="000000"/>
          <w:sz w:val="22"/>
          <w:szCs w:val="22"/>
          <w:lang w:val="en-US" w:eastAsia="en-US"/>
        </w:rPr>
        <w:drawing>
          <wp:inline distT="0" distB="0" distL="0" distR="0" wp14:anchorId="1BA51B94" wp14:editId="524CD043">
            <wp:extent cx="6126480" cy="9683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6480" cy="968375"/>
                    </a:xfrm>
                    <a:prstGeom prst="rect">
                      <a:avLst/>
                    </a:prstGeom>
                    <a:noFill/>
                    <a:ln>
                      <a:noFill/>
                    </a:ln>
                  </pic:spPr>
                </pic:pic>
              </a:graphicData>
            </a:graphic>
          </wp:inline>
        </w:drawing>
      </w:r>
    </w:p>
    <w:p w14:paraId="704E860A" w14:textId="77777777" w:rsidR="00F16705" w:rsidRDefault="00F16705">
      <w:pPr>
        <w:pBdr>
          <w:top w:val="nil"/>
          <w:left w:val="nil"/>
          <w:bottom w:val="nil"/>
          <w:right w:val="nil"/>
          <w:between w:val="nil"/>
        </w:pBdr>
        <w:rPr>
          <w:rFonts w:ascii="Arial" w:eastAsia="Arial" w:hAnsi="Arial" w:cs="Arial"/>
          <w:color w:val="000000"/>
          <w:sz w:val="22"/>
          <w:szCs w:val="22"/>
        </w:rPr>
      </w:pPr>
    </w:p>
    <w:p w14:paraId="0F79230C" w14:textId="77777777" w:rsidR="00F16705" w:rsidRDefault="00F16705">
      <w:pPr>
        <w:pBdr>
          <w:top w:val="nil"/>
          <w:left w:val="nil"/>
          <w:bottom w:val="nil"/>
          <w:right w:val="nil"/>
          <w:between w:val="nil"/>
        </w:pBdr>
        <w:rPr>
          <w:rFonts w:ascii="Arial" w:eastAsia="Arial" w:hAnsi="Arial" w:cs="Arial"/>
          <w:color w:val="000000"/>
          <w:sz w:val="22"/>
          <w:szCs w:val="22"/>
        </w:rPr>
      </w:pPr>
      <w:bookmarkStart w:id="87" w:name="_dhzlb2f32zip" w:colFirst="0" w:colLast="0"/>
      <w:bookmarkEnd w:id="87"/>
    </w:p>
    <w:p w14:paraId="0246FF7B" w14:textId="77777777" w:rsidR="00F16705" w:rsidRDefault="00DB2897">
      <w:pPr>
        <w:keepNext/>
        <w:keepLines/>
        <w:pBdr>
          <w:top w:val="nil"/>
          <w:left w:val="nil"/>
          <w:bottom w:val="nil"/>
          <w:right w:val="nil"/>
          <w:between w:val="nil"/>
        </w:pBdr>
        <w:spacing w:before="120" w:after="240"/>
        <w:rPr>
          <w:b/>
          <w:color w:val="000000"/>
          <w:sz w:val="36"/>
          <w:szCs w:val="36"/>
        </w:rPr>
      </w:pPr>
      <w:r>
        <w:rPr>
          <w:b/>
          <w:color w:val="000000"/>
          <w:sz w:val="36"/>
          <w:szCs w:val="36"/>
        </w:rPr>
        <w:t>Appendix C: To Be Determined List</w:t>
      </w:r>
    </w:p>
    <w:p w14:paraId="78C3C0F6"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User documentation: User manuals.</w:t>
      </w:r>
    </w:p>
    <w:p w14:paraId="08CE8ED1" w14:textId="77777777" w:rsidR="00F16705" w:rsidRDefault="00DB2897">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Official logging policy</w:t>
      </w:r>
    </w:p>
    <w:p w14:paraId="77498C43" w14:textId="77777777" w:rsidR="00F16705" w:rsidRDefault="00F16705">
      <w:pPr>
        <w:pBdr>
          <w:top w:val="nil"/>
          <w:left w:val="nil"/>
          <w:bottom w:val="nil"/>
          <w:right w:val="nil"/>
          <w:between w:val="nil"/>
        </w:pBdr>
        <w:rPr>
          <w:color w:val="000000"/>
          <w:sz w:val="36"/>
          <w:szCs w:val="36"/>
        </w:rPr>
      </w:pPr>
    </w:p>
    <w:sectPr w:rsidR="00F16705">
      <w:headerReference w:type="default" r:id="rId31"/>
      <w:pgSz w:w="12240" w:h="15840"/>
      <w:pgMar w:top="1440" w:right="1296" w:bottom="1440" w:left="1296"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2" w:author="Microsoft account" w:date="2025-09-29T08:14:00Z" w:initials="Ma">
    <w:p w14:paraId="40C614EF" w14:textId="62CD6C12" w:rsidR="00923B2C" w:rsidRDefault="00923B2C">
      <w:pPr>
        <w:pStyle w:val="CommentText"/>
      </w:pPr>
      <w:r>
        <w:rPr>
          <w:rStyle w:val="CommentReference"/>
        </w:rPr>
        <w:annotationRef/>
      </w:r>
      <w:r>
        <w:t>Can we use &lt;contractID&gt;_&lt;timestamp&gt; for a standard naming convention?</w:t>
      </w:r>
    </w:p>
  </w:comment>
  <w:comment w:id="43" w:author="Microsoft account" w:date="2025-09-29T08:15:00Z" w:initials="Ma">
    <w:p w14:paraId="09A218BB" w14:textId="52C833F6" w:rsidR="00923B2C" w:rsidRDefault="00923B2C">
      <w:pPr>
        <w:pStyle w:val="CommentText"/>
      </w:pPr>
      <w:r>
        <w:rPr>
          <w:rStyle w:val="CommentReference"/>
        </w:rPr>
        <w:annotationRef/>
      </w:r>
      <w:r>
        <w:t>Do we have a file size limit?</w:t>
      </w:r>
    </w:p>
  </w:comment>
  <w:comment w:id="57" w:author="Microsoft account" w:date="2025-09-29T08:12:00Z" w:initials="Ma">
    <w:p w14:paraId="00388B0A" w14:textId="18639E8C" w:rsidR="00923B2C" w:rsidRDefault="00923B2C">
      <w:pPr>
        <w:pStyle w:val="CommentText"/>
      </w:pPr>
      <w:r>
        <w:rPr>
          <w:rStyle w:val="CommentReference"/>
        </w:rPr>
        <w:annotationRef/>
      </w:r>
      <w:r>
        <w:t>I am not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C614EF" w15:done="0"/>
  <w15:commentEx w15:paraId="09A218BB" w15:done="0"/>
  <w15:commentEx w15:paraId="00388B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C614EF" w16cid:durableId="2C84EC06"/>
  <w16cid:commentId w16cid:paraId="09A218BB" w16cid:durableId="2C84EC07"/>
  <w16cid:commentId w16cid:paraId="00388B0A" w16cid:durableId="2C84EC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748DB" w14:textId="77777777" w:rsidR="00264F59" w:rsidRDefault="00264F59">
      <w:r>
        <w:separator/>
      </w:r>
    </w:p>
  </w:endnote>
  <w:endnote w:type="continuationSeparator" w:id="0">
    <w:p w14:paraId="4B30475C" w14:textId="77777777" w:rsidR="00264F59" w:rsidRDefault="00264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94316" w14:textId="77777777" w:rsidR="00923B2C" w:rsidRDefault="00923B2C">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Copyright © 2025 by NWR.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17DD8" w14:textId="77777777" w:rsidR="00923B2C" w:rsidRDefault="00923B2C">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AD9D9" w14:textId="77777777" w:rsidR="00264F59" w:rsidRDefault="00264F59">
      <w:r>
        <w:separator/>
      </w:r>
    </w:p>
  </w:footnote>
  <w:footnote w:type="continuationSeparator" w:id="0">
    <w:p w14:paraId="1D6116D3" w14:textId="77777777" w:rsidR="00264F59" w:rsidRDefault="00264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B413C" w14:textId="1B199EC3" w:rsidR="00923B2C" w:rsidRDefault="00923B2C">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Contract Registry System</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AE0E28">
      <w:rPr>
        <w:b/>
        <w:i/>
        <w:noProof/>
        <w:color w:val="000000"/>
        <w:sz w:val="20"/>
        <w:szCs w:val="20"/>
      </w:rPr>
      <w:t>3</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212B1" w14:textId="093F36CF" w:rsidR="00923B2C" w:rsidRDefault="00923B2C">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Contract Registry System</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AE0E28">
      <w:rPr>
        <w:b/>
        <w:i/>
        <w:noProof/>
        <w:color w:val="000000"/>
        <w:sz w:val="20"/>
        <w:szCs w:val="20"/>
      </w:rPr>
      <w:t>15</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968B1"/>
    <w:multiLevelType w:val="hybridMultilevel"/>
    <w:tmpl w:val="44EED9F8"/>
    <w:lvl w:ilvl="0" w:tplc="08090001">
      <w:start w:val="1"/>
      <w:numFmt w:val="bullet"/>
      <w:lvlText w:val=""/>
      <w:lvlJc w:val="left"/>
      <w:pPr>
        <w:ind w:left="1354" w:hanging="360"/>
      </w:pPr>
      <w:rPr>
        <w:rFonts w:ascii="Symbol" w:hAnsi="Symbol" w:hint="default"/>
      </w:rPr>
    </w:lvl>
    <w:lvl w:ilvl="1" w:tplc="08090003" w:tentative="1">
      <w:start w:val="1"/>
      <w:numFmt w:val="bullet"/>
      <w:lvlText w:val="o"/>
      <w:lvlJc w:val="left"/>
      <w:pPr>
        <w:ind w:left="2074" w:hanging="360"/>
      </w:pPr>
      <w:rPr>
        <w:rFonts w:ascii="Courier New" w:hAnsi="Courier New" w:cs="Courier New" w:hint="default"/>
      </w:rPr>
    </w:lvl>
    <w:lvl w:ilvl="2" w:tplc="08090005" w:tentative="1">
      <w:start w:val="1"/>
      <w:numFmt w:val="bullet"/>
      <w:lvlText w:val=""/>
      <w:lvlJc w:val="left"/>
      <w:pPr>
        <w:ind w:left="2794" w:hanging="360"/>
      </w:pPr>
      <w:rPr>
        <w:rFonts w:ascii="Wingdings" w:hAnsi="Wingdings" w:hint="default"/>
      </w:rPr>
    </w:lvl>
    <w:lvl w:ilvl="3" w:tplc="08090001" w:tentative="1">
      <w:start w:val="1"/>
      <w:numFmt w:val="bullet"/>
      <w:lvlText w:val=""/>
      <w:lvlJc w:val="left"/>
      <w:pPr>
        <w:ind w:left="3514" w:hanging="360"/>
      </w:pPr>
      <w:rPr>
        <w:rFonts w:ascii="Symbol" w:hAnsi="Symbol" w:hint="default"/>
      </w:rPr>
    </w:lvl>
    <w:lvl w:ilvl="4" w:tplc="08090003" w:tentative="1">
      <w:start w:val="1"/>
      <w:numFmt w:val="bullet"/>
      <w:lvlText w:val="o"/>
      <w:lvlJc w:val="left"/>
      <w:pPr>
        <w:ind w:left="4234" w:hanging="360"/>
      </w:pPr>
      <w:rPr>
        <w:rFonts w:ascii="Courier New" w:hAnsi="Courier New" w:cs="Courier New" w:hint="default"/>
      </w:rPr>
    </w:lvl>
    <w:lvl w:ilvl="5" w:tplc="08090005" w:tentative="1">
      <w:start w:val="1"/>
      <w:numFmt w:val="bullet"/>
      <w:lvlText w:val=""/>
      <w:lvlJc w:val="left"/>
      <w:pPr>
        <w:ind w:left="4954" w:hanging="360"/>
      </w:pPr>
      <w:rPr>
        <w:rFonts w:ascii="Wingdings" w:hAnsi="Wingdings" w:hint="default"/>
      </w:rPr>
    </w:lvl>
    <w:lvl w:ilvl="6" w:tplc="08090001" w:tentative="1">
      <w:start w:val="1"/>
      <w:numFmt w:val="bullet"/>
      <w:lvlText w:val=""/>
      <w:lvlJc w:val="left"/>
      <w:pPr>
        <w:ind w:left="5674" w:hanging="360"/>
      </w:pPr>
      <w:rPr>
        <w:rFonts w:ascii="Symbol" w:hAnsi="Symbol" w:hint="default"/>
      </w:rPr>
    </w:lvl>
    <w:lvl w:ilvl="7" w:tplc="08090003" w:tentative="1">
      <w:start w:val="1"/>
      <w:numFmt w:val="bullet"/>
      <w:lvlText w:val="o"/>
      <w:lvlJc w:val="left"/>
      <w:pPr>
        <w:ind w:left="6394" w:hanging="360"/>
      </w:pPr>
      <w:rPr>
        <w:rFonts w:ascii="Courier New" w:hAnsi="Courier New" w:cs="Courier New" w:hint="default"/>
      </w:rPr>
    </w:lvl>
    <w:lvl w:ilvl="8" w:tplc="08090005" w:tentative="1">
      <w:start w:val="1"/>
      <w:numFmt w:val="bullet"/>
      <w:lvlText w:val=""/>
      <w:lvlJc w:val="left"/>
      <w:pPr>
        <w:ind w:left="7114" w:hanging="360"/>
      </w:pPr>
      <w:rPr>
        <w:rFonts w:ascii="Wingdings" w:hAnsi="Wingdings" w:hint="default"/>
      </w:rPr>
    </w:lvl>
  </w:abstractNum>
  <w:abstractNum w:abstractNumId="1" w15:restartNumberingAfterBreak="0">
    <w:nsid w:val="23BD3CA5"/>
    <w:multiLevelType w:val="multilevel"/>
    <w:tmpl w:val="79067708"/>
    <w:lvl w:ilvl="0">
      <w:start w:val="22"/>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27A400D4"/>
    <w:multiLevelType w:val="hybridMultilevel"/>
    <w:tmpl w:val="049AFE10"/>
    <w:lvl w:ilvl="0" w:tplc="08090001">
      <w:start w:val="1"/>
      <w:numFmt w:val="bullet"/>
      <w:lvlText w:val=""/>
      <w:lvlJc w:val="left"/>
      <w:pPr>
        <w:ind w:left="1354" w:hanging="360"/>
      </w:pPr>
      <w:rPr>
        <w:rFonts w:ascii="Symbol" w:hAnsi="Symbol" w:hint="default"/>
      </w:rPr>
    </w:lvl>
    <w:lvl w:ilvl="1" w:tplc="08090003" w:tentative="1">
      <w:start w:val="1"/>
      <w:numFmt w:val="bullet"/>
      <w:lvlText w:val="o"/>
      <w:lvlJc w:val="left"/>
      <w:pPr>
        <w:ind w:left="2074" w:hanging="360"/>
      </w:pPr>
      <w:rPr>
        <w:rFonts w:ascii="Courier New" w:hAnsi="Courier New" w:cs="Courier New" w:hint="default"/>
      </w:rPr>
    </w:lvl>
    <w:lvl w:ilvl="2" w:tplc="08090005" w:tentative="1">
      <w:start w:val="1"/>
      <w:numFmt w:val="bullet"/>
      <w:lvlText w:val=""/>
      <w:lvlJc w:val="left"/>
      <w:pPr>
        <w:ind w:left="2794" w:hanging="360"/>
      </w:pPr>
      <w:rPr>
        <w:rFonts w:ascii="Wingdings" w:hAnsi="Wingdings" w:hint="default"/>
      </w:rPr>
    </w:lvl>
    <w:lvl w:ilvl="3" w:tplc="08090001" w:tentative="1">
      <w:start w:val="1"/>
      <w:numFmt w:val="bullet"/>
      <w:lvlText w:val=""/>
      <w:lvlJc w:val="left"/>
      <w:pPr>
        <w:ind w:left="3514" w:hanging="360"/>
      </w:pPr>
      <w:rPr>
        <w:rFonts w:ascii="Symbol" w:hAnsi="Symbol" w:hint="default"/>
      </w:rPr>
    </w:lvl>
    <w:lvl w:ilvl="4" w:tplc="08090003" w:tentative="1">
      <w:start w:val="1"/>
      <w:numFmt w:val="bullet"/>
      <w:lvlText w:val="o"/>
      <w:lvlJc w:val="left"/>
      <w:pPr>
        <w:ind w:left="4234" w:hanging="360"/>
      </w:pPr>
      <w:rPr>
        <w:rFonts w:ascii="Courier New" w:hAnsi="Courier New" w:cs="Courier New" w:hint="default"/>
      </w:rPr>
    </w:lvl>
    <w:lvl w:ilvl="5" w:tplc="08090005" w:tentative="1">
      <w:start w:val="1"/>
      <w:numFmt w:val="bullet"/>
      <w:lvlText w:val=""/>
      <w:lvlJc w:val="left"/>
      <w:pPr>
        <w:ind w:left="4954" w:hanging="360"/>
      </w:pPr>
      <w:rPr>
        <w:rFonts w:ascii="Wingdings" w:hAnsi="Wingdings" w:hint="default"/>
      </w:rPr>
    </w:lvl>
    <w:lvl w:ilvl="6" w:tplc="08090001" w:tentative="1">
      <w:start w:val="1"/>
      <w:numFmt w:val="bullet"/>
      <w:lvlText w:val=""/>
      <w:lvlJc w:val="left"/>
      <w:pPr>
        <w:ind w:left="5674" w:hanging="360"/>
      </w:pPr>
      <w:rPr>
        <w:rFonts w:ascii="Symbol" w:hAnsi="Symbol" w:hint="default"/>
      </w:rPr>
    </w:lvl>
    <w:lvl w:ilvl="7" w:tplc="08090003" w:tentative="1">
      <w:start w:val="1"/>
      <w:numFmt w:val="bullet"/>
      <w:lvlText w:val="o"/>
      <w:lvlJc w:val="left"/>
      <w:pPr>
        <w:ind w:left="6394" w:hanging="360"/>
      </w:pPr>
      <w:rPr>
        <w:rFonts w:ascii="Courier New" w:hAnsi="Courier New" w:cs="Courier New" w:hint="default"/>
      </w:rPr>
    </w:lvl>
    <w:lvl w:ilvl="8" w:tplc="08090005" w:tentative="1">
      <w:start w:val="1"/>
      <w:numFmt w:val="bullet"/>
      <w:lvlText w:val=""/>
      <w:lvlJc w:val="left"/>
      <w:pPr>
        <w:ind w:left="7114" w:hanging="360"/>
      </w:pPr>
      <w:rPr>
        <w:rFonts w:ascii="Wingdings" w:hAnsi="Wingdings" w:hint="default"/>
      </w:rPr>
    </w:lvl>
  </w:abstractNum>
  <w:abstractNum w:abstractNumId="3" w15:restartNumberingAfterBreak="0">
    <w:nsid w:val="33EA5C6E"/>
    <w:multiLevelType w:val="hybridMultilevel"/>
    <w:tmpl w:val="5B9CE2D8"/>
    <w:lvl w:ilvl="0" w:tplc="08090001">
      <w:start w:val="1"/>
      <w:numFmt w:val="bullet"/>
      <w:lvlText w:val=""/>
      <w:lvlJc w:val="left"/>
      <w:pPr>
        <w:ind w:left="1354" w:hanging="360"/>
      </w:pPr>
      <w:rPr>
        <w:rFonts w:ascii="Symbol" w:hAnsi="Symbol" w:hint="default"/>
      </w:rPr>
    </w:lvl>
    <w:lvl w:ilvl="1" w:tplc="08090003" w:tentative="1">
      <w:start w:val="1"/>
      <w:numFmt w:val="bullet"/>
      <w:lvlText w:val="o"/>
      <w:lvlJc w:val="left"/>
      <w:pPr>
        <w:ind w:left="2074" w:hanging="360"/>
      </w:pPr>
      <w:rPr>
        <w:rFonts w:ascii="Courier New" w:hAnsi="Courier New" w:cs="Courier New" w:hint="default"/>
      </w:rPr>
    </w:lvl>
    <w:lvl w:ilvl="2" w:tplc="08090005" w:tentative="1">
      <w:start w:val="1"/>
      <w:numFmt w:val="bullet"/>
      <w:lvlText w:val=""/>
      <w:lvlJc w:val="left"/>
      <w:pPr>
        <w:ind w:left="2794" w:hanging="360"/>
      </w:pPr>
      <w:rPr>
        <w:rFonts w:ascii="Wingdings" w:hAnsi="Wingdings" w:hint="default"/>
      </w:rPr>
    </w:lvl>
    <w:lvl w:ilvl="3" w:tplc="08090001" w:tentative="1">
      <w:start w:val="1"/>
      <w:numFmt w:val="bullet"/>
      <w:lvlText w:val=""/>
      <w:lvlJc w:val="left"/>
      <w:pPr>
        <w:ind w:left="3514" w:hanging="360"/>
      </w:pPr>
      <w:rPr>
        <w:rFonts w:ascii="Symbol" w:hAnsi="Symbol" w:hint="default"/>
      </w:rPr>
    </w:lvl>
    <w:lvl w:ilvl="4" w:tplc="08090003" w:tentative="1">
      <w:start w:val="1"/>
      <w:numFmt w:val="bullet"/>
      <w:lvlText w:val="o"/>
      <w:lvlJc w:val="left"/>
      <w:pPr>
        <w:ind w:left="4234" w:hanging="360"/>
      </w:pPr>
      <w:rPr>
        <w:rFonts w:ascii="Courier New" w:hAnsi="Courier New" w:cs="Courier New" w:hint="default"/>
      </w:rPr>
    </w:lvl>
    <w:lvl w:ilvl="5" w:tplc="08090005" w:tentative="1">
      <w:start w:val="1"/>
      <w:numFmt w:val="bullet"/>
      <w:lvlText w:val=""/>
      <w:lvlJc w:val="left"/>
      <w:pPr>
        <w:ind w:left="4954" w:hanging="360"/>
      </w:pPr>
      <w:rPr>
        <w:rFonts w:ascii="Wingdings" w:hAnsi="Wingdings" w:hint="default"/>
      </w:rPr>
    </w:lvl>
    <w:lvl w:ilvl="6" w:tplc="08090001" w:tentative="1">
      <w:start w:val="1"/>
      <w:numFmt w:val="bullet"/>
      <w:lvlText w:val=""/>
      <w:lvlJc w:val="left"/>
      <w:pPr>
        <w:ind w:left="5674" w:hanging="360"/>
      </w:pPr>
      <w:rPr>
        <w:rFonts w:ascii="Symbol" w:hAnsi="Symbol" w:hint="default"/>
      </w:rPr>
    </w:lvl>
    <w:lvl w:ilvl="7" w:tplc="08090003" w:tentative="1">
      <w:start w:val="1"/>
      <w:numFmt w:val="bullet"/>
      <w:lvlText w:val="o"/>
      <w:lvlJc w:val="left"/>
      <w:pPr>
        <w:ind w:left="6394" w:hanging="360"/>
      </w:pPr>
      <w:rPr>
        <w:rFonts w:ascii="Courier New" w:hAnsi="Courier New" w:cs="Courier New" w:hint="default"/>
      </w:rPr>
    </w:lvl>
    <w:lvl w:ilvl="8" w:tplc="08090005" w:tentative="1">
      <w:start w:val="1"/>
      <w:numFmt w:val="bullet"/>
      <w:lvlText w:val=""/>
      <w:lvlJc w:val="left"/>
      <w:pPr>
        <w:ind w:left="7114" w:hanging="360"/>
      </w:pPr>
      <w:rPr>
        <w:rFonts w:ascii="Wingdings" w:hAnsi="Wingdings" w:hint="default"/>
      </w:rPr>
    </w:lvl>
  </w:abstractNum>
  <w:abstractNum w:abstractNumId="4" w15:restartNumberingAfterBreak="0">
    <w:nsid w:val="3463783F"/>
    <w:multiLevelType w:val="multilevel"/>
    <w:tmpl w:val="9600EBFE"/>
    <w:lvl w:ilvl="0">
      <w:start w:val="22"/>
      <w:numFmt w:val="bullet"/>
      <w:lvlText w:val="-"/>
      <w:lvlJc w:val="left"/>
      <w:pPr>
        <w:ind w:left="2074" w:hanging="360"/>
      </w:pPr>
      <w:rPr>
        <w:rFonts w:ascii="Arial" w:eastAsia="Arial" w:hAnsi="Arial" w:cs="Arial"/>
        <w:vertAlign w:val="baseline"/>
      </w:rPr>
    </w:lvl>
    <w:lvl w:ilvl="1">
      <w:start w:val="1"/>
      <w:numFmt w:val="bullet"/>
      <w:lvlText w:val="o"/>
      <w:lvlJc w:val="left"/>
      <w:pPr>
        <w:ind w:left="2794" w:hanging="360"/>
      </w:pPr>
      <w:rPr>
        <w:rFonts w:ascii="Courier New" w:eastAsia="Courier New" w:hAnsi="Courier New" w:cs="Courier New"/>
        <w:vertAlign w:val="baseline"/>
      </w:rPr>
    </w:lvl>
    <w:lvl w:ilvl="2">
      <w:start w:val="1"/>
      <w:numFmt w:val="bullet"/>
      <w:lvlText w:val="▪"/>
      <w:lvlJc w:val="left"/>
      <w:pPr>
        <w:ind w:left="3514" w:hanging="360"/>
      </w:pPr>
      <w:rPr>
        <w:rFonts w:ascii="Noto Sans Symbols" w:eastAsia="Noto Sans Symbols" w:hAnsi="Noto Sans Symbols" w:cs="Noto Sans Symbols"/>
        <w:vertAlign w:val="baseline"/>
      </w:rPr>
    </w:lvl>
    <w:lvl w:ilvl="3">
      <w:start w:val="1"/>
      <w:numFmt w:val="bullet"/>
      <w:lvlText w:val="●"/>
      <w:lvlJc w:val="left"/>
      <w:pPr>
        <w:ind w:left="4234" w:hanging="360"/>
      </w:pPr>
      <w:rPr>
        <w:rFonts w:ascii="Noto Sans Symbols" w:eastAsia="Noto Sans Symbols" w:hAnsi="Noto Sans Symbols" w:cs="Noto Sans Symbols"/>
        <w:vertAlign w:val="baseline"/>
      </w:rPr>
    </w:lvl>
    <w:lvl w:ilvl="4">
      <w:start w:val="1"/>
      <w:numFmt w:val="bullet"/>
      <w:lvlText w:val="o"/>
      <w:lvlJc w:val="left"/>
      <w:pPr>
        <w:ind w:left="4954" w:hanging="360"/>
      </w:pPr>
      <w:rPr>
        <w:rFonts w:ascii="Courier New" w:eastAsia="Courier New" w:hAnsi="Courier New" w:cs="Courier New"/>
        <w:vertAlign w:val="baseline"/>
      </w:rPr>
    </w:lvl>
    <w:lvl w:ilvl="5">
      <w:start w:val="1"/>
      <w:numFmt w:val="bullet"/>
      <w:lvlText w:val="▪"/>
      <w:lvlJc w:val="left"/>
      <w:pPr>
        <w:ind w:left="5674" w:hanging="360"/>
      </w:pPr>
      <w:rPr>
        <w:rFonts w:ascii="Noto Sans Symbols" w:eastAsia="Noto Sans Symbols" w:hAnsi="Noto Sans Symbols" w:cs="Noto Sans Symbols"/>
        <w:vertAlign w:val="baseline"/>
      </w:rPr>
    </w:lvl>
    <w:lvl w:ilvl="6">
      <w:start w:val="1"/>
      <w:numFmt w:val="bullet"/>
      <w:lvlText w:val="●"/>
      <w:lvlJc w:val="left"/>
      <w:pPr>
        <w:ind w:left="6394" w:hanging="360"/>
      </w:pPr>
      <w:rPr>
        <w:rFonts w:ascii="Noto Sans Symbols" w:eastAsia="Noto Sans Symbols" w:hAnsi="Noto Sans Symbols" w:cs="Noto Sans Symbols"/>
        <w:vertAlign w:val="baseline"/>
      </w:rPr>
    </w:lvl>
    <w:lvl w:ilvl="7">
      <w:start w:val="1"/>
      <w:numFmt w:val="bullet"/>
      <w:lvlText w:val="o"/>
      <w:lvlJc w:val="left"/>
      <w:pPr>
        <w:ind w:left="7114" w:hanging="360"/>
      </w:pPr>
      <w:rPr>
        <w:rFonts w:ascii="Courier New" w:eastAsia="Courier New" w:hAnsi="Courier New" w:cs="Courier New"/>
        <w:vertAlign w:val="baseline"/>
      </w:rPr>
    </w:lvl>
    <w:lvl w:ilvl="8">
      <w:start w:val="1"/>
      <w:numFmt w:val="bullet"/>
      <w:lvlText w:val="▪"/>
      <w:lvlJc w:val="left"/>
      <w:pPr>
        <w:ind w:left="7834" w:hanging="360"/>
      </w:pPr>
      <w:rPr>
        <w:rFonts w:ascii="Noto Sans Symbols" w:eastAsia="Noto Sans Symbols" w:hAnsi="Noto Sans Symbols" w:cs="Noto Sans Symbols"/>
        <w:vertAlign w:val="baseline"/>
      </w:rPr>
    </w:lvl>
  </w:abstractNum>
  <w:abstractNum w:abstractNumId="5" w15:restartNumberingAfterBreak="0">
    <w:nsid w:val="3BC24A06"/>
    <w:multiLevelType w:val="hybridMultilevel"/>
    <w:tmpl w:val="2708BC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C216D3C"/>
    <w:multiLevelType w:val="hybridMultilevel"/>
    <w:tmpl w:val="A650DE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68E6BE7"/>
    <w:multiLevelType w:val="hybridMultilevel"/>
    <w:tmpl w:val="B4408C92"/>
    <w:lvl w:ilvl="0" w:tplc="08090001">
      <w:start w:val="1"/>
      <w:numFmt w:val="bullet"/>
      <w:lvlText w:val=""/>
      <w:lvlJc w:val="left"/>
      <w:pPr>
        <w:ind w:left="2434" w:hanging="360"/>
      </w:pPr>
      <w:rPr>
        <w:rFonts w:ascii="Symbol" w:hAnsi="Symbol" w:hint="default"/>
      </w:rPr>
    </w:lvl>
    <w:lvl w:ilvl="1" w:tplc="08090003" w:tentative="1">
      <w:start w:val="1"/>
      <w:numFmt w:val="bullet"/>
      <w:lvlText w:val="o"/>
      <w:lvlJc w:val="left"/>
      <w:pPr>
        <w:ind w:left="3154" w:hanging="360"/>
      </w:pPr>
      <w:rPr>
        <w:rFonts w:ascii="Courier New" w:hAnsi="Courier New" w:cs="Courier New" w:hint="default"/>
      </w:rPr>
    </w:lvl>
    <w:lvl w:ilvl="2" w:tplc="08090005" w:tentative="1">
      <w:start w:val="1"/>
      <w:numFmt w:val="bullet"/>
      <w:lvlText w:val=""/>
      <w:lvlJc w:val="left"/>
      <w:pPr>
        <w:ind w:left="3874" w:hanging="360"/>
      </w:pPr>
      <w:rPr>
        <w:rFonts w:ascii="Wingdings" w:hAnsi="Wingdings" w:hint="default"/>
      </w:rPr>
    </w:lvl>
    <w:lvl w:ilvl="3" w:tplc="08090001" w:tentative="1">
      <w:start w:val="1"/>
      <w:numFmt w:val="bullet"/>
      <w:lvlText w:val=""/>
      <w:lvlJc w:val="left"/>
      <w:pPr>
        <w:ind w:left="4594" w:hanging="360"/>
      </w:pPr>
      <w:rPr>
        <w:rFonts w:ascii="Symbol" w:hAnsi="Symbol" w:hint="default"/>
      </w:rPr>
    </w:lvl>
    <w:lvl w:ilvl="4" w:tplc="08090003" w:tentative="1">
      <w:start w:val="1"/>
      <w:numFmt w:val="bullet"/>
      <w:lvlText w:val="o"/>
      <w:lvlJc w:val="left"/>
      <w:pPr>
        <w:ind w:left="5314" w:hanging="360"/>
      </w:pPr>
      <w:rPr>
        <w:rFonts w:ascii="Courier New" w:hAnsi="Courier New" w:cs="Courier New" w:hint="default"/>
      </w:rPr>
    </w:lvl>
    <w:lvl w:ilvl="5" w:tplc="08090005" w:tentative="1">
      <w:start w:val="1"/>
      <w:numFmt w:val="bullet"/>
      <w:lvlText w:val=""/>
      <w:lvlJc w:val="left"/>
      <w:pPr>
        <w:ind w:left="6034" w:hanging="360"/>
      </w:pPr>
      <w:rPr>
        <w:rFonts w:ascii="Wingdings" w:hAnsi="Wingdings" w:hint="default"/>
      </w:rPr>
    </w:lvl>
    <w:lvl w:ilvl="6" w:tplc="08090001" w:tentative="1">
      <w:start w:val="1"/>
      <w:numFmt w:val="bullet"/>
      <w:lvlText w:val=""/>
      <w:lvlJc w:val="left"/>
      <w:pPr>
        <w:ind w:left="6754" w:hanging="360"/>
      </w:pPr>
      <w:rPr>
        <w:rFonts w:ascii="Symbol" w:hAnsi="Symbol" w:hint="default"/>
      </w:rPr>
    </w:lvl>
    <w:lvl w:ilvl="7" w:tplc="08090003" w:tentative="1">
      <w:start w:val="1"/>
      <w:numFmt w:val="bullet"/>
      <w:lvlText w:val="o"/>
      <w:lvlJc w:val="left"/>
      <w:pPr>
        <w:ind w:left="7474" w:hanging="360"/>
      </w:pPr>
      <w:rPr>
        <w:rFonts w:ascii="Courier New" w:hAnsi="Courier New" w:cs="Courier New" w:hint="default"/>
      </w:rPr>
    </w:lvl>
    <w:lvl w:ilvl="8" w:tplc="08090005" w:tentative="1">
      <w:start w:val="1"/>
      <w:numFmt w:val="bullet"/>
      <w:lvlText w:val=""/>
      <w:lvlJc w:val="left"/>
      <w:pPr>
        <w:ind w:left="8194" w:hanging="360"/>
      </w:pPr>
      <w:rPr>
        <w:rFonts w:ascii="Wingdings" w:hAnsi="Wingdings" w:hint="default"/>
      </w:rPr>
    </w:lvl>
  </w:abstractNum>
  <w:abstractNum w:abstractNumId="8" w15:restartNumberingAfterBreak="0">
    <w:nsid w:val="5AEC535A"/>
    <w:multiLevelType w:val="multilevel"/>
    <w:tmpl w:val="DA30EB54"/>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62314EAC"/>
    <w:multiLevelType w:val="hybridMultilevel"/>
    <w:tmpl w:val="BAB68C0A"/>
    <w:lvl w:ilvl="0" w:tplc="08090001">
      <w:start w:val="1"/>
      <w:numFmt w:val="bullet"/>
      <w:lvlText w:val=""/>
      <w:lvlJc w:val="left"/>
      <w:pPr>
        <w:ind w:left="1354" w:hanging="360"/>
      </w:pPr>
      <w:rPr>
        <w:rFonts w:ascii="Symbol" w:hAnsi="Symbol" w:hint="default"/>
      </w:rPr>
    </w:lvl>
    <w:lvl w:ilvl="1" w:tplc="08090003" w:tentative="1">
      <w:start w:val="1"/>
      <w:numFmt w:val="bullet"/>
      <w:lvlText w:val="o"/>
      <w:lvlJc w:val="left"/>
      <w:pPr>
        <w:ind w:left="2074" w:hanging="360"/>
      </w:pPr>
      <w:rPr>
        <w:rFonts w:ascii="Courier New" w:hAnsi="Courier New" w:cs="Courier New" w:hint="default"/>
      </w:rPr>
    </w:lvl>
    <w:lvl w:ilvl="2" w:tplc="08090005" w:tentative="1">
      <w:start w:val="1"/>
      <w:numFmt w:val="bullet"/>
      <w:lvlText w:val=""/>
      <w:lvlJc w:val="left"/>
      <w:pPr>
        <w:ind w:left="2794" w:hanging="360"/>
      </w:pPr>
      <w:rPr>
        <w:rFonts w:ascii="Wingdings" w:hAnsi="Wingdings" w:hint="default"/>
      </w:rPr>
    </w:lvl>
    <w:lvl w:ilvl="3" w:tplc="08090001" w:tentative="1">
      <w:start w:val="1"/>
      <w:numFmt w:val="bullet"/>
      <w:lvlText w:val=""/>
      <w:lvlJc w:val="left"/>
      <w:pPr>
        <w:ind w:left="3514" w:hanging="360"/>
      </w:pPr>
      <w:rPr>
        <w:rFonts w:ascii="Symbol" w:hAnsi="Symbol" w:hint="default"/>
      </w:rPr>
    </w:lvl>
    <w:lvl w:ilvl="4" w:tplc="08090003" w:tentative="1">
      <w:start w:val="1"/>
      <w:numFmt w:val="bullet"/>
      <w:lvlText w:val="o"/>
      <w:lvlJc w:val="left"/>
      <w:pPr>
        <w:ind w:left="4234" w:hanging="360"/>
      </w:pPr>
      <w:rPr>
        <w:rFonts w:ascii="Courier New" w:hAnsi="Courier New" w:cs="Courier New" w:hint="default"/>
      </w:rPr>
    </w:lvl>
    <w:lvl w:ilvl="5" w:tplc="08090005" w:tentative="1">
      <w:start w:val="1"/>
      <w:numFmt w:val="bullet"/>
      <w:lvlText w:val=""/>
      <w:lvlJc w:val="left"/>
      <w:pPr>
        <w:ind w:left="4954" w:hanging="360"/>
      </w:pPr>
      <w:rPr>
        <w:rFonts w:ascii="Wingdings" w:hAnsi="Wingdings" w:hint="default"/>
      </w:rPr>
    </w:lvl>
    <w:lvl w:ilvl="6" w:tplc="08090001" w:tentative="1">
      <w:start w:val="1"/>
      <w:numFmt w:val="bullet"/>
      <w:lvlText w:val=""/>
      <w:lvlJc w:val="left"/>
      <w:pPr>
        <w:ind w:left="5674" w:hanging="360"/>
      </w:pPr>
      <w:rPr>
        <w:rFonts w:ascii="Symbol" w:hAnsi="Symbol" w:hint="default"/>
      </w:rPr>
    </w:lvl>
    <w:lvl w:ilvl="7" w:tplc="08090003" w:tentative="1">
      <w:start w:val="1"/>
      <w:numFmt w:val="bullet"/>
      <w:lvlText w:val="o"/>
      <w:lvlJc w:val="left"/>
      <w:pPr>
        <w:ind w:left="6394" w:hanging="360"/>
      </w:pPr>
      <w:rPr>
        <w:rFonts w:ascii="Courier New" w:hAnsi="Courier New" w:cs="Courier New" w:hint="default"/>
      </w:rPr>
    </w:lvl>
    <w:lvl w:ilvl="8" w:tplc="08090005" w:tentative="1">
      <w:start w:val="1"/>
      <w:numFmt w:val="bullet"/>
      <w:lvlText w:val=""/>
      <w:lvlJc w:val="left"/>
      <w:pPr>
        <w:ind w:left="7114" w:hanging="360"/>
      </w:pPr>
      <w:rPr>
        <w:rFonts w:ascii="Wingdings" w:hAnsi="Wingdings" w:hint="default"/>
      </w:rPr>
    </w:lvl>
  </w:abstractNum>
  <w:abstractNum w:abstractNumId="10" w15:restartNumberingAfterBreak="0">
    <w:nsid w:val="690F3429"/>
    <w:multiLevelType w:val="hybridMultilevel"/>
    <w:tmpl w:val="6DFAA4E8"/>
    <w:lvl w:ilvl="0" w:tplc="08090001">
      <w:start w:val="1"/>
      <w:numFmt w:val="bullet"/>
      <w:lvlText w:val=""/>
      <w:lvlJc w:val="left"/>
      <w:pPr>
        <w:ind w:left="1354" w:hanging="360"/>
      </w:pPr>
      <w:rPr>
        <w:rFonts w:ascii="Symbol" w:hAnsi="Symbol" w:hint="default"/>
      </w:rPr>
    </w:lvl>
    <w:lvl w:ilvl="1" w:tplc="08090003" w:tentative="1">
      <w:start w:val="1"/>
      <w:numFmt w:val="bullet"/>
      <w:lvlText w:val="o"/>
      <w:lvlJc w:val="left"/>
      <w:pPr>
        <w:ind w:left="2074" w:hanging="360"/>
      </w:pPr>
      <w:rPr>
        <w:rFonts w:ascii="Courier New" w:hAnsi="Courier New" w:cs="Courier New" w:hint="default"/>
      </w:rPr>
    </w:lvl>
    <w:lvl w:ilvl="2" w:tplc="08090005" w:tentative="1">
      <w:start w:val="1"/>
      <w:numFmt w:val="bullet"/>
      <w:lvlText w:val=""/>
      <w:lvlJc w:val="left"/>
      <w:pPr>
        <w:ind w:left="2794" w:hanging="360"/>
      </w:pPr>
      <w:rPr>
        <w:rFonts w:ascii="Wingdings" w:hAnsi="Wingdings" w:hint="default"/>
      </w:rPr>
    </w:lvl>
    <w:lvl w:ilvl="3" w:tplc="08090001" w:tentative="1">
      <w:start w:val="1"/>
      <w:numFmt w:val="bullet"/>
      <w:lvlText w:val=""/>
      <w:lvlJc w:val="left"/>
      <w:pPr>
        <w:ind w:left="3514" w:hanging="360"/>
      </w:pPr>
      <w:rPr>
        <w:rFonts w:ascii="Symbol" w:hAnsi="Symbol" w:hint="default"/>
      </w:rPr>
    </w:lvl>
    <w:lvl w:ilvl="4" w:tplc="08090003" w:tentative="1">
      <w:start w:val="1"/>
      <w:numFmt w:val="bullet"/>
      <w:lvlText w:val="o"/>
      <w:lvlJc w:val="left"/>
      <w:pPr>
        <w:ind w:left="4234" w:hanging="360"/>
      </w:pPr>
      <w:rPr>
        <w:rFonts w:ascii="Courier New" w:hAnsi="Courier New" w:cs="Courier New" w:hint="default"/>
      </w:rPr>
    </w:lvl>
    <w:lvl w:ilvl="5" w:tplc="08090005" w:tentative="1">
      <w:start w:val="1"/>
      <w:numFmt w:val="bullet"/>
      <w:lvlText w:val=""/>
      <w:lvlJc w:val="left"/>
      <w:pPr>
        <w:ind w:left="4954" w:hanging="360"/>
      </w:pPr>
      <w:rPr>
        <w:rFonts w:ascii="Wingdings" w:hAnsi="Wingdings" w:hint="default"/>
      </w:rPr>
    </w:lvl>
    <w:lvl w:ilvl="6" w:tplc="08090001" w:tentative="1">
      <w:start w:val="1"/>
      <w:numFmt w:val="bullet"/>
      <w:lvlText w:val=""/>
      <w:lvlJc w:val="left"/>
      <w:pPr>
        <w:ind w:left="5674" w:hanging="360"/>
      </w:pPr>
      <w:rPr>
        <w:rFonts w:ascii="Symbol" w:hAnsi="Symbol" w:hint="default"/>
      </w:rPr>
    </w:lvl>
    <w:lvl w:ilvl="7" w:tplc="08090003" w:tentative="1">
      <w:start w:val="1"/>
      <w:numFmt w:val="bullet"/>
      <w:lvlText w:val="o"/>
      <w:lvlJc w:val="left"/>
      <w:pPr>
        <w:ind w:left="6394" w:hanging="360"/>
      </w:pPr>
      <w:rPr>
        <w:rFonts w:ascii="Courier New" w:hAnsi="Courier New" w:cs="Courier New" w:hint="default"/>
      </w:rPr>
    </w:lvl>
    <w:lvl w:ilvl="8" w:tplc="08090005" w:tentative="1">
      <w:start w:val="1"/>
      <w:numFmt w:val="bullet"/>
      <w:lvlText w:val=""/>
      <w:lvlJc w:val="left"/>
      <w:pPr>
        <w:ind w:left="7114" w:hanging="360"/>
      </w:pPr>
      <w:rPr>
        <w:rFonts w:ascii="Wingdings" w:hAnsi="Wingdings" w:hint="default"/>
      </w:rPr>
    </w:lvl>
  </w:abstractNum>
  <w:abstractNum w:abstractNumId="11" w15:restartNumberingAfterBreak="0">
    <w:nsid w:val="70E672E8"/>
    <w:multiLevelType w:val="hybridMultilevel"/>
    <w:tmpl w:val="12E07B6E"/>
    <w:lvl w:ilvl="0" w:tplc="08090001">
      <w:start w:val="1"/>
      <w:numFmt w:val="bullet"/>
      <w:lvlText w:val=""/>
      <w:lvlJc w:val="left"/>
      <w:pPr>
        <w:ind w:left="1354" w:hanging="360"/>
      </w:pPr>
      <w:rPr>
        <w:rFonts w:ascii="Symbol" w:hAnsi="Symbol" w:hint="default"/>
      </w:rPr>
    </w:lvl>
    <w:lvl w:ilvl="1" w:tplc="08090003" w:tentative="1">
      <w:start w:val="1"/>
      <w:numFmt w:val="bullet"/>
      <w:lvlText w:val="o"/>
      <w:lvlJc w:val="left"/>
      <w:pPr>
        <w:ind w:left="2074" w:hanging="360"/>
      </w:pPr>
      <w:rPr>
        <w:rFonts w:ascii="Courier New" w:hAnsi="Courier New" w:cs="Courier New" w:hint="default"/>
      </w:rPr>
    </w:lvl>
    <w:lvl w:ilvl="2" w:tplc="08090005" w:tentative="1">
      <w:start w:val="1"/>
      <w:numFmt w:val="bullet"/>
      <w:lvlText w:val=""/>
      <w:lvlJc w:val="left"/>
      <w:pPr>
        <w:ind w:left="2794" w:hanging="360"/>
      </w:pPr>
      <w:rPr>
        <w:rFonts w:ascii="Wingdings" w:hAnsi="Wingdings" w:hint="default"/>
      </w:rPr>
    </w:lvl>
    <w:lvl w:ilvl="3" w:tplc="08090001" w:tentative="1">
      <w:start w:val="1"/>
      <w:numFmt w:val="bullet"/>
      <w:lvlText w:val=""/>
      <w:lvlJc w:val="left"/>
      <w:pPr>
        <w:ind w:left="3514" w:hanging="360"/>
      </w:pPr>
      <w:rPr>
        <w:rFonts w:ascii="Symbol" w:hAnsi="Symbol" w:hint="default"/>
      </w:rPr>
    </w:lvl>
    <w:lvl w:ilvl="4" w:tplc="08090003" w:tentative="1">
      <w:start w:val="1"/>
      <w:numFmt w:val="bullet"/>
      <w:lvlText w:val="o"/>
      <w:lvlJc w:val="left"/>
      <w:pPr>
        <w:ind w:left="4234" w:hanging="360"/>
      </w:pPr>
      <w:rPr>
        <w:rFonts w:ascii="Courier New" w:hAnsi="Courier New" w:cs="Courier New" w:hint="default"/>
      </w:rPr>
    </w:lvl>
    <w:lvl w:ilvl="5" w:tplc="08090005" w:tentative="1">
      <w:start w:val="1"/>
      <w:numFmt w:val="bullet"/>
      <w:lvlText w:val=""/>
      <w:lvlJc w:val="left"/>
      <w:pPr>
        <w:ind w:left="4954" w:hanging="360"/>
      </w:pPr>
      <w:rPr>
        <w:rFonts w:ascii="Wingdings" w:hAnsi="Wingdings" w:hint="default"/>
      </w:rPr>
    </w:lvl>
    <w:lvl w:ilvl="6" w:tplc="08090001" w:tentative="1">
      <w:start w:val="1"/>
      <w:numFmt w:val="bullet"/>
      <w:lvlText w:val=""/>
      <w:lvlJc w:val="left"/>
      <w:pPr>
        <w:ind w:left="5674" w:hanging="360"/>
      </w:pPr>
      <w:rPr>
        <w:rFonts w:ascii="Symbol" w:hAnsi="Symbol" w:hint="default"/>
      </w:rPr>
    </w:lvl>
    <w:lvl w:ilvl="7" w:tplc="08090003" w:tentative="1">
      <w:start w:val="1"/>
      <w:numFmt w:val="bullet"/>
      <w:lvlText w:val="o"/>
      <w:lvlJc w:val="left"/>
      <w:pPr>
        <w:ind w:left="6394" w:hanging="360"/>
      </w:pPr>
      <w:rPr>
        <w:rFonts w:ascii="Courier New" w:hAnsi="Courier New" w:cs="Courier New" w:hint="default"/>
      </w:rPr>
    </w:lvl>
    <w:lvl w:ilvl="8" w:tplc="08090005" w:tentative="1">
      <w:start w:val="1"/>
      <w:numFmt w:val="bullet"/>
      <w:lvlText w:val=""/>
      <w:lvlJc w:val="left"/>
      <w:pPr>
        <w:ind w:left="7114" w:hanging="360"/>
      </w:pPr>
      <w:rPr>
        <w:rFonts w:ascii="Wingdings" w:hAnsi="Wingdings" w:hint="default"/>
      </w:rPr>
    </w:lvl>
  </w:abstractNum>
  <w:abstractNum w:abstractNumId="12" w15:restartNumberingAfterBreak="0">
    <w:nsid w:val="75F04D15"/>
    <w:multiLevelType w:val="multilevel"/>
    <w:tmpl w:val="EC865182"/>
    <w:lvl w:ilvl="0">
      <w:start w:val="22"/>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15:restartNumberingAfterBreak="0">
    <w:nsid w:val="7AA42B10"/>
    <w:multiLevelType w:val="multilevel"/>
    <w:tmpl w:val="611E21F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4" w15:restartNumberingAfterBreak="0">
    <w:nsid w:val="7EE602EC"/>
    <w:multiLevelType w:val="multilevel"/>
    <w:tmpl w:val="A08E16D2"/>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3"/>
  </w:num>
  <w:num w:numId="2">
    <w:abstractNumId w:val="1"/>
  </w:num>
  <w:num w:numId="3">
    <w:abstractNumId w:val="12"/>
  </w:num>
  <w:num w:numId="4">
    <w:abstractNumId w:val="4"/>
  </w:num>
  <w:num w:numId="5">
    <w:abstractNumId w:val="14"/>
  </w:num>
  <w:num w:numId="6">
    <w:abstractNumId w:val="8"/>
  </w:num>
  <w:num w:numId="7">
    <w:abstractNumId w:val="10"/>
  </w:num>
  <w:num w:numId="8">
    <w:abstractNumId w:val="2"/>
  </w:num>
  <w:num w:numId="9">
    <w:abstractNumId w:val="0"/>
  </w:num>
  <w:num w:numId="10">
    <w:abstractNumId w:val="11"/>
  </w:num>
  <w:num w:numId="11">
    <w:abstractNumId w:val="3"/>
  </w:num>
  <w:num w:numId="12">
    <w:abstractNumId w:val="9"/>
  </w:num>
  <w:num w:numId="13">
    <w:abstractNumId w:val="7"/>
  </w:num>
  <w:num w:numId="14">
    <w:abstractNumId w:val="5"/>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account">
    <w15:presenceInfo w15:providerId="Windows Live" w15:userId="f00caa0cb0c81f11"/>
  </w15:person>
  <w15:person w15:author="Junior Gaseb">
    <w15:presenceInfo w15:providerId="Windows Live" w15:userId="48b54b42a324db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705"/>
    <w:rsid w:val="000C137D"/>
    <w:rsid w:val="00264F59"/>
    <w:rsid w:val="002B62BD"/>
    <w:rsid w:val="002F4465"/>
    <w:rsid w:val="00470E90"/>
    <w:rsid w:val="005272E7"/>
    <w:rsid w:val="005814F7"/>
    <w:rsid w:val="00722181"/>
    <w:rsid w:val="00730757"/>
    <w:rsid w:val="00923B2C"/>
    <w:rsid w:val="0095711A"/>
    <w:rsid w:val="00AC0886"/>
    <w:rsid w:val="00AE0E28"/>
    <w:rsid w:val="00DB2897"/>
    <w:rsid w:val="00DF01F4"/>
    <w:rsid w:val="00F167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563C8"/>
  <w15:docId w15:val="{CAC9C32A-A235-4225-B7C3-F5300AAFC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e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semiHidden/>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paragraph" w:styleId="TOC1">
    <w:name w:val="toc 1"/>
    <w:basedOn w:val="Normal"/>
    <w:next w:val="Normal"/>
    <w:autoRedefine/>
    <w:uiPriority w:val="39"/>
    <w:unhideWhenUsed/>
    <w:rsid w:val="00DB2897"/>
    <w:pPr>
      <w:spacing w:after="100"/>
    </w:pPr>
  </w:style>
  <w:style w:type="paragraph" w:styleId="TOC2">
    <w:name w:val="toc 2"/>
    <w:basedOn w:val="Normal"/>
    <w:next w:val="Normal"/>
    <w:autoRedefine/>
    <w:uiPriority w:val="39"/>
    <w:unhideWhenUsed/>
    <w:rsid w:val="00DB2897"/>
    <w:pPr>
      <w:spacing w:after="100"/>
      <w:ind w:left="240"/>
    </w:pPr>
  </w:style>
  <w:style w:type="character" w:styleId="Hyperlink">
    <w:name w:val="Hyperlink"/>
    <w:basedOn w:val="DefaultParagraphFont"/>
    <w:uiPriority w:val="99"/>
    <w:unhideWhenUsed/>
    <w:rsid w:val="00DB2897"/>
    <w:rPr>
      <w:color w:val="0000FF" w:themeColor="hyperlink"/>
      <w:u w:val="single"/>
    </w:rPr>
  </w:style>
  <w:style w:type="paragraph" w:styleId="Header">
    <w:name w:val="header"/>
    <w:basedOn w:val="Normal"/>
    <w:link w:val="HeaderChar"/>
    <w:uiPriority w:val="99"/>
    <w:unhideWhenUsed/>
    <w:rsid w:val="005272E7"/>
    <w:pPr>
      <w:tabs>
        <w:tab w:val="center" w:pos="4513"/>
        <w:tab w:val="right" w:pos="9026"/>
      </w:tabs>
    </w:pPr>
  </w:style>
  <w:style w:type="character" w:customStyle="1" w:styleId="HeaderChar">
    <w:name w:val="Header Char"/>
    <w:basedOn w:val="DefaultParagraphFont"/>
    <w:link w:val="Header"/>
    <w:uiPriority w:val="99"/>
    <w:rsid w:val="005272E7"/>
  </w:style>
  <w:style w:type="paragraph" w:styleId="Footer">
    <w:name w:val="footer"/>
    <w:basedOn w:val="Normal"/>
    <w:link w:val="FooterChar"/>
    <w:uiPriority w:val="99"/>
    <w:unhideWhenUsed/>
    <w:rsid w:val="005272E7"/>
    <w:pPr>
      <w:tabs>
        <w:tab w:val="center" w:pos="4513"/>
        <w:tab w:val="right" w:pos="9026"/>
      </w:tabs>
    </w:pPr>
  </w:style>
  <w:style w:type="character" w:customStyle="1" w:styleId="FooterChar">
    <w:name w:val="Footer Char"/>
    <w:basedOn w:val="DefaultParagraphFont"/>
    <w:link w:val="Footer"/>
    <w:uiPriority w:val="99"/>
    <w:rsid w:val="005272E7"/>
  </w:style>
  <w:style w:type="paragraph" w:styleId="ListParagraph">
    <w:name w:val="List Paragraph"/>
    <w:basedOn w:val="Normal"/>
    <w:uiPriority w:val="34"/>
    <w:qFormat/>
    <w:rsid w:val="00DF01F4"/>
    <w:pPr>
      <w:ind w:left="720"/>
      <w:contextualSpacing/>
    </w:pPr>
  </w:style>
  <w:style w:type="character" w:styleId="CommentReference">
    <w:name w:val="annotation reference"/>
    <w:basedOn w:val="DefaultParagraphFont"/>
    <w:uiPriority w:val="99"/>
    <w:semiHidden/>
    <w:unhideWhenUsed/>
    <w:rsid w:val="00923B2C"/>
    <w:rPr>
      <w:sz w:val="16"/>
      <w:szCs w:val="16"/>
    </w:rPr>
  </w:style>
  <w:style w:type="paragraph" w:styleId="CommentText">
    <w:name w:val="annotation text"/>
    <w:basedOn w:val="Normal"/>
    <w:link w:val="CommentTextChar"/>
    <w:uiPriority w:val="99"/>
    <w:semiHidden/>
    <w:unhideWhenUsed/>
    <w:rsid w:val="00923B2C"/>
    <w:rPr>
      <w:sz w:val="20"/>
      <w:szCs w:val="20"/>
    </w:rPr>
  </w:style>
  <w:style w:type="character" w:customStyle="1" w:styleId="CommentTextChar">
    <w:name w:val="Comment Text Char"/>
    <w:basedOn w:val="DefaultParagraphFont"/>
    <w:link w:val="CommentText"/>
    <w:uiPriority w:val="99"/>
    <w:semiHidden/>
    <w:rsid w:val="00923B2C"/>
    <w:rPr>
      <w:sz w:val="20"/>
      <w:szCs w:val="20"/>
    </w:rPr>
  </w:style>
  <w:style w:type="paragraph" w:styleId="CommentSubject">
    <w:name w:val="annotation subject"/>
    <w:basedOn w:val="CommentText"/>
    <w:next w:val="CommentText"/>
    <w:link w:val="CommentSubjectChar"/>
    <w:uiPriority w:val="99"/>
    <w:semiHidden/>
    <w:unhideWhenUsed/>
    <w:rsid w:val="00923B2C"/>
    <w:rPr>
      <w:b/>
      <w:bCs/>
    </w:rPr>
  </w:style>
  <w:style w:type="character" w:customStyle="1" w:styleId="CommentSubjectChar">
    <w:name w:val="Comment Subject Char"/>
    <w:basedOn w:val="CommentTextChar"/>
    <w:link w:val="CommentSubject"/>
    <w:uiPriority w:val="99"/>
    <w:semiHidden/>
    <w:rsid w:val="00923B2C"/>
    <w:rPr>
      <w:b/>
      <w:bCs/>
      <w:sz w:val="20"/>
      <w:szCs w:val="20"/>
    </w:rPr>
  </w:style>
  <w:style w:type="paragraph" w:styleId="BalloonText">
    <w:name w:val="Balloon Text"/>
    <w:basedOn w:val="Normal"/>
    <w:link w:val="BalloonTextChar"/>
    <w:uiPriority w:val="99"/>
    <w:semiHidden/>
    <w:unhideWhenUsed/>
    <w:rsid w:val="00923B2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3B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306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dynamics365/business-central/dev-itpro/developer/devenv-task-scheduler"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pachefriends.org/" TargetMode="External"/><Relationship Id="rId17" Type="http://schemas.openxmlformats.org/officeDocument/2006/relationships/image" Target="media/image4.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HPMailer/PHPMailer" TargetMode="External"/><Relationship Id="rId24" Type="http://schemas.microsoft.com/office/2016/09/relationships/commentsIds" Target="commentsIds.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commentsExtended" Target="commentsExtended.xml"/><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C1B4B-A2B5-4AEE-9E6F-A2C735B8D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2328</Words>
  <Characters>13275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Jacodia Fransman</dc:creator>
  <cp:lastModifiedBy>Junior Gaseb</cp:lastModifiedBy>
  <cp:revision>6</cp:revision>
  <dcterms:created xsi:type="dcterms:W3CDTF">2025-09-29T06:09:00Z</dcterms:created>
  <dcterms:modified xsi:type="dcterms:W3CDTF">2025-09-29T09:34:00Z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0x010100140AB24EB0AA194ABBB7747C06C5D0B3</vt:lpwstr>
  </property>
</Properties>
</file>